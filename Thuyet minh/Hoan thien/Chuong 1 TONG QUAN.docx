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E3E4" w14:textId="77777777" w:rsidR="0008535D" w:rsidRPr="002B6B43" w:rsidRDefault="0008535D" w:rsidP="0008535D">
      <w:pPr>
        <w:pStyle w:val="001Chng"/>
      </w:pPr>
      <w:bookmarkStart w:id="0" w:name="_Toc445542565"/>
      <w:bookmarkStart w:id="1" w:name="_Toc530483249"/>
      <w:bookmarkStart w:id="2" w:name="_Toc44590558"/>
      <w:r>
        <w:rPr>
          <w:lang w:val="en-US"/>
        </w:rPr>
        <w:t xml:space="preserve">Chương 1. </w:t>
      </w:r>
      <w:bookmarkEnd w:id="0"/>
      <w:bookmarkEnd w:id="1"/>
      <w:bookmarkEnd w:id="2"/>
      <w:r>
        <w:rPr>
          <w:lang w:val="en-US"/>
        </w:rPr>
        <w:t>Tổng quan về kiến trúc công trình</w:t>
      </w:r>
    </w:p>
    <w:p w14:paraId="53F7A267" w14:textId="77777777" w:rsidR="0008535D" w:rsidRPr="002B6B43" w:rsidRDefault="0008535D" w:rsidP="00E345D3">
      <w:pPr>
        <w:pStyle w:val="001Tiumc1"/>
      </w:pPr>
      <w:bookmarkStart w:id="3" w:name="_Toc445542566"/>
      <w:bookmarkStart w:id="4" w:name="_Toc530483250"/>
      <w:bookmarkStart w:id="5" w:name="_Toc44590559"/>
      <w:r w:rsidRPr="00E345D3">
        <w:t>Đặc</w:t>
      </w:r>
      <w:r w:rsidRPr="002B6B43">
        <w:t xml:space="preserve"> điểm kiến trúc công trình</w:t>
      </w:r>
      <w:bookmarkEnd w:id="3"/>
      <w:bookmarkEnd w:id="4"/>
      <w:bookmarkEnd w:id="5"/>
      <w:r w:rsidRPr="002B6B43">
        <w:t xml:space="preserve"> </w:t>
      </w:r>
    </w:p>
    <w:p w14:paraId="5E1E3DEE" w14:textId="77777777" w:rsidR="0008535D" w:rsidRPr="002B6B43" w:rsidRDefault="0008535D" w:rsidP="0008535D">
      <w:pPr>
        <w:pStyle w:val="002Tiumc2"/>
      </w:pPr>
      <w:bookmarkStart w:id="6" w:name="_Toc445542567"/>
      <w:bookmarkStart w:id="7" w:name="_Toc44590560"/>
      <w:r w:rsidRPr="002B6B43">
        <w:t>Hình dạng, kích thước mặt bằng công trình</w:t>
      </w:r>
      <w:bookmarkEnd w:id="6"/>
      <w:bookmarkEnd w:id="7"/>
    </w:p>
    <w:p w14:paraId="493ABE9C" w14:textId="1DF4F8E6" w:rsidR="0008535D" w:rsidRPr="002B6B43" w:rsidRDefault="0008535D" w:rsidP="0008535D">
      <w:pPr>
        <w:pStyle w:val="00onvn"/>
        <w:rPr>
          <w:lang w:val="en-US"/>
        </w:rPr>
      </w:pPr>
      <w:r w:rsidRPr="002B6B43">
        <w:rPr>
          <w:lang w:val="en-US"/>
        </w:rPr>
        <w:t xml:space="preserve">Tên công trình: </w:t>
      </w:r>
      <w:ins w:id="8" w:author="Cao Minh Thành" w:date="2021-05-24T21:26:00Z">
        <w:r w:rsidR="001D76FD">
          <w:fldChar w:fldCharType="begin"/>
        </w:r>
        <w:r w:rsidR="001D76FD">
          <w:instrText xml:space="preserve"> LINK Excel.Sheet.12 "/Users/minhthanhcao/Documents/LVTN/Thuyet minh/TINH TOAN.xlsx" "TH!R2C2" \a \t \u </w:instrText>
        </w:r>
        <w:r w:rsidR="001D76FD">
          <w:fldChar w:fldCharType="separate"/>
        </w:r>
      </w:ins>
      <w:ins w:id="9" w:author="Cao Minh Thành" w:date="2021-05-24T21:37:00Z">
        <w:r w:rsidR="00B26E51">
          <w:t>Trụ Sở Làm Việc Xã Tân Ân -Huyện Ngọc Hiển-Tỉnh Cà Mau</w:t>
        </w:r>
      </w:ins>
      <w:ins w:id="10" w:author="Cao Minh Thành" w:date="2021-05-24T21:26:00Z">
        <w:r w:rsidR="001D76FD">
          <w:fldChar w:fldCharType="end"/>
        </w:r>
      </w:ins>
    </w:p>
    <w:p w14:paraId="61426E0D" w14:textId="16379CCB" w:rsidR="009B56EF" w:rsidRPr="007D1531" w:rsidRDefault="0008535D">
      <w:pPr>
        <w:pStyle w:val="00onvn"/>
        <w:rPr>
          <w:lang w:val="en-US"/>
          <w:rPrChange w:id="11" w:author="Cao Minh Thành" w:date="2021-05-24T21:31:00Z">
            <w:rPr/>
          </w:rPrChange>
        </w:rPr>
      </w:pPr>
      <w:r w:rsidRPr="002B6B43">
        <w:t xml:space="preserve">Địa </w:t>
      </w:r>
      <w:r w:rsidRPr="009C4E8D">
        <w:t>điểm</w:t>
      </w:r>
      <w:r w:rsidRPr="002B6B43">
        <w:t xml:space="preserve"> xây dựng:   </w:t>
      </w:r>
      <w:ins w:id="12" w:author="Cao Minh Thành" w:date="2021-05-24T21:26:00Z">
        <w:r w:rsidR="001D76FD">
          <w:fldChar w:fldCharType="begin"/>
        </w:r>
        <w:r w:rsidR="001D76FD">
          <w:instrText xml:space="preserve"> LINK Excel.Sheet.12 "/Users/minhthanhcao/Documents/LVTN/Thuyet minh/TINH TOAN.xlsx" "TH!R3C2" \a \t \u </w:instrText>
        </w:r>
        <w:r w:rsidR="001D76FD">
          <w:fldChar w:fldCharType="separate"/>
        </w:r>
      </w:ins>
      <w:ins w:id="13" w:author="Cao Minh Thành" w:date="2021-05-24T21:37:00Z">
        <w:r w:rsidR="00B26E51">
          <w:t>Xã Tân Ân -Huyện Ngọc Hiển-Tỉnh Cà Mau</w:t>
        </w:r>
      </w:ins>
      <w:ins w:id="14" w:author="Cao Minh Thành" w:date="2021-05-24T21:26:00Z">
        <w:r w:rsidR="001D76FD">
          <w:fldChar w:fldCharType="end"/>
        </w:r>
      </w:ins>
      <w:ins w:id="15" w:author="Cao Minh Thành" w:date="2021-05-24T21:31:00Z">
        <w:r w:rsidR="007D1531">
          <w:rPr>
            <w:lang w:val="en-US"/>
          </w:rPr>
          <w:t>.</w:t>
        </w:r>
      </w:ins>
    </w:p>
    <w:p w14:paraId="75D50412" w14:textId="153435C0" w:rsidR="0008535D" w:rsidRPr="002B6B43" w:rsidRDefault="0008535D" w:rsidP="009C4E8D">
      <w:pPr>
        <w:pStyle w:val="00onvn"/>
        <w:rPr>
          <w:lang w:val="en-US"/>
        </w:rPr>
      </w:pPr>
      <w:r w:rsidRPr="002B6B43">
        <w:t xml:space="preserve">Công trình có </w:t>
      </w:r>
      <w:ins w:id="16" w:author="Cao Minh Thành" w:date="2021-05-24T21:26:00Z">
        <w:r w:rsidR="001D76FD">
          <w:fldChar w:fldCharType="begin"/>
        </w:r>
        <w:r w:rsidR="001D76FD">
          <w:instrText xml:space="preserve"> LINK Excel.Sheet.12 "/Users/minhthanhcao/Documents/LVTN/Thuyet minh/TINH TOAN.xlsx" "TH!R4C2" \a \t \u </w:instrText>
        </w:r>
        <w:r w:rsidR="001D76FD">
          <w:fldChar w:fldCharType="separate"/>
        </w:r>
      </w:ins>
      <w:ins w:id="17" w:author="Cao Minh Thành" w:date="2021-05-24T21:37:00Z">
        <w:r w:rsidR="00B26E51">
          <w:t>1 tầng trệt, 2 tầng lầu</w:t>
        </w:r>
      </w:ins>
      <w:ins w:id="18" w:author="Cao Minh Thành" w:date="2021-05-24T21:26:00Z">
        <w:r w:rsidR="001D76FD">
          <w:fldChar w:fldCharType="end"/>
        </w:r>
      </w:ins>
      <w:r w:rsidRPr="002B6B43">
        <w:t>.</w:t>
      </w:r>
      <w:r w:rsidRPr="002B6B43">
        <w:rPr>
          <w:lang w:val="en-US"/>
        </w:rPr>
        <w:t xml:space="preserve"> Đặc điểm công trình:</w:t>
      </w:r>
    </w:p>
    <w:p w14:paraId="080A24F2" w14:textId="17C350F6" w:rsidR="0008535D" w:rsidRPr="0008535D" w:rsidRDefault="0008535D" w:rsidP="0008535D">
      <w:pPr>
        <w:pStyle w:val="00aDutr"/>
      </w:pPr>
      <w:r w:rsidRPr="0008535D">
        <w:t xml:space="preserve">Công trình dân </w:t>
      </w:r>
      <w:ins w:id="19" w:author="Cao Minh Thành" w:date="2021-05-24T21:36:00Z">
        <w:r w:rsidR="006E0B9C" w:rsidRPr="006E0B9C">
          <w:t>dụng cấp 3: S</w:t>
        </w:r>
        <w:r w:rsidR="006E0B9C" w:rsidRPr="006E0B9C">
          <w:rPr>
            <w:vertAlign w:val="subscript"/>
            <w:rPrChange w:id="20" w:author="Cao Minh Thành" w:date="2021-05-24T21:36:00Z">
              <w:rPr/>
            </w:rPrChange>
          </w:rPr>
          <w:t>sàn</w:t>
        </w:r>
        <w:r w:rsidR="006E0B9C" w:rsidRPr="006E0B9C">
          <w:t xml:space="preserve"> &lt;</w:t>
        </w:r>
        <w:r w:rsidR="006E0B9C">
          <w:fldChar w:fldCharType="begin"/>
        </w:r>
        <w:r w:rsidR="006E0B9C">
          <w:instrText xml:space="preserve"> LINK Excel.Sheet.12 "/Users/minhthanhcao/Documents/LVTN/Thuyet minh/TINH TOAN.xlsx" "TH!R5C2" \a \t \u </w:instrText>
        </w:r>
        <w:r w:rsidR="006E0B9C">
          <w:fldChar w:fldCharType="separate"/>
        </w:r>
      </w:ins>
      <w:ins w:id="21" w:author="Cao Minh Thành" w:date="2021-05-24T21:37:00Z">
        <w:r w:rsidR="00B26E51">
          <w:t>5000</w:t>
        </w:r>
      </w:ins>
      <w:ins w:id="22" w:author="Cao Minh Thành" w:date="2021-05-24T21:36:00Z">
        <w:r w:rsidR="006E0B9C">
          <w:fldChar w:fldCharType="end"/>
        </w:r>
        <w:r w:rsidR="006E0B9C" w:rsidRPr="006E0B9C">
          <w:t>m</w:t>
        </w:r>
        <w:r w:rsidR="006E0B9C" w:rsidRPr="006E0B9C">
          <w:rPr>
            <w:vertAlign w:val="superscript"/>
            <w:rPrChange w:id="23" w:author="Cao Minh Thành" w:date="2021-05-24T21:36:00Z">
              <w:rPr/>
            </w:rPrChange>
          </w:rPr>
          <w:t>2</w:t>
        </w:r>
        <w:r w:rsidR="006E0B9C" w:rsidRPr="006E0B9C">
          <w:t xml:space="preserve">. </w:t>
        </w:r>
      </w:ins>
      <w:del w:id="24" w:author="Cao Minh Thành" w:date="2021-05-24T21:36:00Z">
        <w:r w:rsidRPr="0008535D" w:rsidDel="006E0B9C">
          <w:delText xml:space="preserve">dụng . </w:delText>
        </w:r>
      </w:del>
    </w:p>
    <w:p w14:paraId="08381BE1" w14:textId="5653D69B" w:rsidR="0008535D" w:rsidRPr="0008535D" w:rsidRDefault="0008535D" w:rsidP="0008535D">
      <w:pPr>
        <w:pStyle w:val="00aDutr"/>
      </w:pPr>
      <w:r w:rsidRPr="0008535D">
        <w:t xml:space="preserve">Diện tích xây dựng </w:t>
      </w:r>
      <w:ins w:id="25" w:author="Cao Minh Thành" w:date="2021-05-24T21:26:00Z">
        <w:r w:rsidR="001D76FD">
          <w:fldChar w:fldCharType="begin"/>
        </w:r>
        <w:r w:rsidR="001D76FD">
          <w:instrText xml:space="preserve"> LINK Excel.Sheet.12 "/Users/minhthanhcao/Documents/LVTN/Thuyet minh/TINH TOAN.xlsx" "TH!R7C2" \a \t \u \* MERGEFORMAT </w:instrText>
        </w:r>
        <w:r w:rsidR="001D76FD">
          <w:fldChar w:fldCharType="separate"/>
        </w:r>
      </w:ins>
      <w:ins w:id="26" w:author="Cao Minh Thành" w:date="2021-05-24T21:37:00Z">
        <w:r w:rsidR="00B26E51">
          <w:t>435,7</w:t>
        </w:r>
      </w:ins>
      <w:ins w:id="27" w:author="Cao Minh Thành" w:date="2021-05-24T21:26:00Z">
        <w:r w:rsidR="001D76FD">
          <w:fldChar w:fldCharType="end"/>
        </w:r>
      </w:ins>
      <w:r w:rsidRPr="0008535D">
        <w:t xml:space="preserve">m² </w:t>
      </w:r>
    </w:p>
    <w:p w14:paraId="6B92308C" w14:textId="10DC6DD8" w:rsidR="0008535D" w:rsidRPr="0008535D" w:rsidRDefault="0008535D" w:rsidP="0008535D">
      <w:pPr>
        <w:pStyle w:val="00bDucng"/>
      </w:pPr>
      <w:r w:rsidRPr="0008535D">
        <w:t xml:space="preserve">Tổng diện tích </w:t>
      </w:r>
      <w:del w:id="28" w:author="Cao Minh Thành" w:date="2021-05-24T21:37:00Z">
        <w:r w:rsidRPr="0008535D" w:rsidDel="00B26E51">
          <w:delText>s</w:delText>
        </w:r>
      </w:del>
      <w:ins w:id="29" w:author="Cao Minh Thành" w:date="2021-05-24T21:37:00Z">
        <w:r w:rsidR="00B26E51">
          <w:t>S</w:t>
        </w:r>
      </w:ins>
      <w:r w:rsidRPr="0008535D">
        <w:t xml:space="preserve">= </w:t>
      </w:r>
      <w:ins w:id="30" w:author="Cao Minh Thành" w:date="2021-05-24T21:26:00Z">
        <w:r w:rsidR="001D76FD">
          <w:fldChar w:fldCharType="begin"/>
        </w:r>
        <w:r w:rsidR="001D76FD">
          <w:instrText xml:space="preserve"> LINK Excel.Sheet.12 "/Users/minhthanhcao/Documents/LVTN/Thuyet minh/TINH TOAN.xlsx" "TH!R8C2" \a \t \u \* MERGEFORMAT </w:instrText>
        </w:r>
        <w:r w:rsidR="001D76FD">
          <w:fldChar w:fldCharType="separate"/>
        </w:r>
      </w:ins>
      <w:ins w:id="31" w:author="Cao Minh Thành" w:date="2021-05-24T21:37:00Z">
        <w:r w:rsidR="00B26E51">
          <w:t>814,3</w:t>
        </w:r>
      </w:ins>
      <w:ins w:id="32" w:author="Cao Minh Thành" w:date="2021-05-24T21:26:00Z">
        <w:r w:rsidR="001D76FD">
          <w:fldChar w:fldCharType="end"/>
        </w:r>
      </w:ins>
      <w:r w:rsidRPr="0008535D">
        <w:t>m² (</w:t>
      </w:r>
      <w:ins w:id="33" w:author="Cao Minh Thành" w:date="2021-05-24T21:26:00Z">
        <w:r w:rsidR="001D76FD">
          <w:fldChar w:fldCharType="begin"/>
        </w:r>
        <w:r w:rsidR="001D76FD">
          <w:instrText xml:space="preserve"> LINK Excel.Sheet.12 "/Users/minhthanhcao/Documents/LVTN/Thuyet minh/TINH TOAN.xlsx" "TH!R9C2" \a \t \u \* MERGEFORMAT </w:instrText>
        </w:r>
        <w:r w:rsidR="001D76FD">
          <w:fldChar w:fldCharType="separate"/>
        </w:r>
      </w:ins>
      <w:ins w:id="34" w:author="Cao Minh Thành" w:date="2021-05-24T21:37:00Z">
        <w:r w:rsidR="00B26E51">
          <w:t>tầng trệt: S=435,7 m², lầu 1: S=378,6 m²</w:t>
        </w:r>
      </w:ins>
      <w:ins w:id="35" w:author="Cao Minh Thành" w:date="2021-05-24T21:26:00Z">
        <w:r w:rsidR="001D76FD">
          <w:fldChar w:fldCharType="end"/>
        </w:r>
      </w:ins>
      <w:r w:rsidRPr="0008535D">
        <w:t>).</w:t>
      </w:r>
    </w:p>
    <w:p w14:paraId="625D5255" w14:textId="6C823882" w:rsidR="0008535D" w:rsidRPr="0008535D" w:rsidRDefault="0008535D" w:rsidP="0008535D">
      <w:pPr>
        <w:pStyle w:val="00bDucng"/>
      </w:pPr>
      <w:r w:rsidRPr="0008535D">
        <w:t xml:space="preserve">Chiều cao nền tầng trệt </w:t>
      </w:r>
      <w:ins w:id="36" w:author="Cao Minh Thành" w:date="2021-05-24T21:26:00Z">
        <w:r w:rsidR="001D76FD">
          <w:fldChar w:fldCharType="begin"/>
        </w:r>
        <w:r w:rsidR="001D76FD">
          <w:instrText xml:space="preserve"> LINK Excel.Sheet.12 "/Users/minhthanhcao/Documents/LVTN/Thuyet minh/TINH TOAN.xlsx" "TH!R13C2" \a \t \u \* MERGEFORMAT </w:instrText>
        </w:r>
        <w:r w:rsidR="001D76FD">
          <w:fldChar w:fldCharType="separate"/>
        </w:r>
      </w:ins>
      <w:ins w:id="37" w:author="Cao Minh Thành" w:date="2021-05-24T21:37:00Z">
        <w:r w:rsidR="00B26E51">
          <w:t>3,6</w:t>
        </w:r>
      </w:ins>
      <w:ins w:id="38" w:author="Cao Minh Thành" w:date="2021-05-24T21:26:00Z">
        <w:r w:rsidR="001D76FD">
          <w:fldChar w:fldCharType="end"/>
        </w:r>
      </w:ins>
      <w:r w:rsidRPr="0008535D">
        <w:t xml:space="preserve">m, chiều cao công trình </w:t>
      </w:r>
      <w:ins w:id="39" w:author="Cao Minh Thành" w:date="2021-05-24T21:26:00Z">
        <w:r w:rsidR="001D76FD">
          <w:fldChar w:fldCharType="begin"/>
        </w:r>
        <w:r w:rsidR="001D76FD">
          <w:instrText xml:space="preserve"> LINK Excel.Sheet.12 "/Users/minhthanhcao/Documents/LVTN/Thuyet minh/TINH TOAN.xlsx" "TH!R16C2" \a \t \u \* MERGEFORMAT </w:instrText>
        </w:r>
        <w:r w:rsidR="001D76FD">
          <w:fldChar w:fldCharType="separate"/>
        </w:r>
      </w:ins>
      <w:ins w:id="40" w:author="Cao Minh Thành" w:date="2021-05-24T21:37:00Z">
        <w:r w:rsidR="00B26E51">
          <w:t>13,35</w:t>
        </w:r>
      </w:ins>
      <w:ins w:id="41" w:author="Cao Minh Thành" w:date="2021-05-24T21:26:00Z">
        <w:r w:rsidR="001D76FD">
          <w:fldChar w:fldCharType="end"/>
        </w:r>
      </w:ins>
      <w:r w:rsidRPr="0008535D">
        <w:t xml:space="preserve">m (sàn lầu 1: </w:t>
      </w:r>
      <w:ins w:id="42" w:author="Cao Minh Thành" w:date="2021-05-24T21:26:00Z">
        <w:r w:rsidR="001D76FD">
          <w:fldChar w:fldCharType="begin"/>
        </w:r>
        <w:r w:rsidR="001D76FD">
          <w:instrText xml:space="preserve"> LINK Excel.Sheet.12 "/Users/minhthanhcao/Documents/LVTN/Thuyet minh/TINH TOAN.xlsx" "TH!R17C2" \a \t \u \* MERGEFORMAT </w:instrText>
        </w:r>
        <w:r w:rsidR="001D76FD">
          <w:fldChar w:fldCharType="separate"/>
        </w:r>
      </w:ins>
      <w:ins w:id="43" w:author="Cao Minh Thành" w:date="2021-05-24T21:37:00Z">
        <w:r w:rsidR="00B26E51">
          <w:t>3,6</w:t>
        </w:r>
      </w:ins>
      <w:ins w:id="44" w:author="Cao Minh Thành" w:date="2021-05-24T21:26:00Z">
        <w:r w:rsidR="001D76FD">
          <w:fldChar w:fldCharType="end"/>
        </w:r>
      </w:ins>
      <w:r w:rsidRPr="0008535D">
        <w:t xml:space="preserve">m, trần lầu 2: </w:t>
      </w:r>
      <w:ins w:id="45" w:author="Cao Minh Thành" w:date="2021-05-24T21:26:00Z">
        <w:r w:rsidR="001D76FD">
          <w:fldChar w:fldCharType="begin"/>
        </w:r>
        <w:r w:rsidR="001D76FD">
          <w:instrText xml:space="preserve"> LINK Excel.Sheet.12 "/Users/minhthanhcao/Documents/LVTN/Thuyet minh/TINH TOAN.xlsx" "TH!R18C2" \a \t \u \* MERGEFORMAT </w:instrText>
        </w:r>
        <w:r w:rsidR="001D76FD">
          <w:fldChar w:fldCharType="separate"/>
        </w:r>
      </w:ins>
      <w:ins w:id="46" w:author="Cao Minh Thành" w:date="2021-05-24T21:37:00Z">
        <w:r w:rsidR="00B26E51">
          <w:t>3,6</w:t>
        </w:r>
      </w:ins>
      <w:ins w:id="47" w:author="Cao Minh Thành" w:date="2021-05-24T21:26:00Z">
        <w:r w:rsidR="001D76FD">
          <w:fldChar w:fldCharType="end"/>
        </w:r>
      </w:ins>
      <w:r w:rsidRPr="0008535D">
        <w:t xml:space="preserve">m, mái </w:t>
      </w:r>
      <w:ins w:id="48" w:author="Cao Minh Thành" w:date="2021-05-24T21:26:00Z">
        <w:r w:rsidR="001D76FD">
          <w:fldChar w:fldCharType="begin"/>
        </w:r>
        <w:r w:rsidR="001D76FD">
          <w:instrText xml:space="preserve"> LINK Excel.Sheet.12 "/Users/minhthanhcao/Documents/LVTN/Thuyet minh/TINH TOAN.xlsx" "TH!R19C2" \a \t \u \* MERGEFORMAT </w:instrText>
        </w:r>
        <w:r w:rsidR="001D76FD">
          <w:fldChar w:fldCharType="separate"/>
        </w:r>
      </w:ins>
      <w:ins w:id="49" w:author="Cao Minh Thành" w:date="2021-05-24T21:37:00Z">
        <w:r w:rsidR="00B26E51">
          <w:t>3,3</w:t>
        </w:r>
      </w:ins>
      <w:ins w:id="50" w:author="Cao Minh Thành" w:date="2021-05-24T21:26:00Z">
        <w:r w:rsidR="001D76FD">
          <w:fldChar w:fldCharType="end"/>
        </w:r>
      </w:ins>
      <w:r w:rsidRPr="0008535D">
        <w:t>m).</w:t>
      </w:r>
    </w:p>
    <w:p w14:paraId="312C813D" w14:textId="607670F3" w:rsidR="0008535D" w:rsidRPr="0008535D" w:rsidRDefault="0008535D" w:rsidP="0008535D">
      <w:pPr>
        <w:pStyle w:val="00bDucng"/>
      </w:pPr>
      <w:r w:rsidRPr="0008535D">
        <w:t>Toàn bộ tường bó nền và tường bao che bên ngoài sử dụng gạch đất sét nung d200, các tường còn lại sử dụng gạch không nung d100 vữa xây m75 .</w:t>
      </w:r>
    </w:p>
    <w:p w14:paraId="1366CC64" w14:textId="23982099" w:rsidR="0008535D" w:rsidRDefault="0008535D" w:rsidP="0008535D">
      <w:pPr>
        <w:pStyle w:val="00bDucng"/>
      </w:pPr>
      <w:r w:rsidRPr="0008535D">
        <w:t>Toàn bộ</w:t>
      </w:r>
      <w:r w:rsidRPr="002B6B43">
        <w:t xml:space="preserve"> cửa đi và cửa sổ sử dụng cửa kính khung nhôm.</w:t>
      </w:r>
    </w:p>
    <w:p w14:paraId="69BBD9E3" w14:textId="4D5A3D8F" w:rsidR="0008535D" w:rsidRDefault="0008535D" w:rsidP="006D5061">
      <w:pPr>
        <w:pStyle w:val="00Dliubngbiu"/>
      </w:pPr>
      <w:r w:rsidRPr="00E345D3">
        <w:rPr>
          <w:noProof/>
        </w:rPr>
        <w:drawing>
          <wp:inline distT="0" distB="0" distL="0" distR="0" wp14:anchorId="77D2E481" wp14:editId="04CA2E34">
            <wp:extent cx="3081696" cy="5570572"/>
            <wp:effectExtent l="318" t="0" r="4762" b="4763"/>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74" r="10759"/>
                    <a:stretch/>
                  </pic:blipFill>
                  <pic:spPr bwMode="auto">
                    <a:xfrm rot="16200000">
                      <a:off x="0" y="0"/>
                      <a:ext cx="3090038" cy="5585651"/>
                    </a:xfrm>
                    <a:prstGeom prst="rect">
                      <a:avLst/>
                    </a:prstGeom>
                    <a:noFill/>
                    <a:ln>
                      <a:noFill/>
                    </a:ln>
                    <a:extLst>
                      <a:ext uri="{53640926-AAD7-44D8-BBD7-CCE9431645EC}">
                        <a14:shadowObscured xmlns:a14="http://schemas.microsoft.com/office/drawing/2010/main"/>
                      </a:ext>
                    </a:extLst>
                  </pic:spPr>
                </pic:pic>
              </a:graphicData>
            </a:graphic>
          </wp:inline>
        </w:drawing>
      </w:r>
    </w:p>
    <w:p w14:paraId="7961358B" w14:textId="77777777" w:rsidR="00E345D3" w:rsidRPr="00E345D3" w:rsidRDefault="00E345D3" w:rsidP="00E345D3">
      <w:pPr>
        <w:pStyle w:val="011Hnh"/>
      </w:pPr>
      <w:r w:rsidRPr="00E345D3">
        <w:t xml:space="preserve">Mặt bằng tầng </w:t>
      </w:r>
      <w:r w:rsidRPr="00E345D3">
        <w:rPr>
          <w:lang w:val="en-US"/>
        </w:rPr>
        <w:t>trệt</w:t>
      </w:r>
    </w:p>
    <w:p w14:paraId="19F86F11" w14:textId="77777777" w:rsidR="00E345D3" w:rsidRPr="00E345D3" w:rsidRDefault="00E345D3" w:rsidP="00D4618E">
      <w:pPr>
        <w:pStyle w:val="00onvn"/>
      </w:pPr>
    </w:p>
    <w:p w14:paraId="10266B10" w14:textId="77777777" w:rsidR="0008535D" w:rsidRPr="002B6B43" w:rsidRDefault="0008535D" w:rsidP="006D5061">
      <w:pPr>
        <w:pStyle w:val="00Dliubngbiu"/>
        <w:rPr>
          <w:lang w:val="en-US"/>
        </w:rPr>
      </w:pPr>
      <w:r w:rsidRPr="002B6B43">
        <w:rPr>
          <w:noProof/>
        </w:rPr>
        <w:lastRenderedPageBreak/>
        <w:drawing>
          <wp:inline distT="0" distB="0" distL="0" distR="0" wp14:anchorId="2252E596" wp14:editId="51F84661">
            <wp:extent cx="3157749" cy="5557543"/>
            <wp:effectExtent l="0" t="635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65" r="10352"/>
                    <a:stretch/>
                  </pic:blipFill>
                  <pic:spPr bwMode="auto">
                    <a:xfrm rot="16200000">
                      <a:off x="0" y="0"/>
                      <a:ext cx="3162822"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2CE60CBF" w14:textId="49AE4BF0" w:rsidR="0008535D" w:rsidRPr="002B6B43" w:rsidRDefault="0008535D" w:rsidP="009C4E8D">
      <w:pPr>
        <w:pStyle w:val="011Hnh"/>
        <w:rPr>
          <w:lang w:val="en-US"/>
        </w:rPr>
      </w:pPr>
      <w:r w:rsidRPr="002B6B43">
        <w:t>Mặt bằng</w:t>
      </w:r>
      <w:r w:rsidRPr="002B6B43">
        <w:rPr>
          <w:lang w:val="en-US"/>
        </w:rPr>
        <w:t xml:space="preserve"> tầng</w:t>
      </w:r>
      <w:r w:rsidRPr="002B6B43">
        <w:t xml:space="preserve"> </w:t>
      </w:r>
      <w:r w:rsidRPr="002B6B43">
        <w:rPr>
          <w:lang w:val="en-US"/>
        </w:rPr>
        <w:t>1</w:t>
      </w:r>
    </w:p>
    <w:p w14:paraId="1083BD40" w14:textId="77777777" w:rsidR="0008535D" w:rsidRPr="002B6B43" w:rsidRDefault="0008535D" w:rsidP="006D5061">
      <w:pPr>
        <w:pStyle w:val="00Dliubngbiu"/>
      </w:pPr>
      <w:r w:rsidRPr="002B6B43">
        <w:rPr>
          <w:noProof/>
          <w:lang w:val="en-US"/>
        </w:rPr>
        <w:drawing>
          <wp:inline distT="0" distB="0" distL="0" distR="0" wp14:anchorId="3094A45A" wp14:editId="68AC44FD">
            <wp:extent cx="2403693" cy="5571788"/>
            <wp:effectExtent l="3493" t="0" r="317" b="31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83" r="18561"/>
                    <a:stretch/>
                  </pic:blipFill>
                  <pic:spPr bwMode="auto">
                    <a:xfrm rot="16200000">
                      <a:off x="0" y="0"/>
                      <a:ext cx="2410517"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29000D21" w14:textId="4AD53CF2" w:rsidR="0008535D" w:rsidRPr="002B6B43" w:rsidRDefault="0008535D" w:rsidP="009C4E8D">
      <w:pPr>
        <w:pStyle w:val="011Hnh"/>
        <w:rPr>
          <w:lang w:val="en-US"/>
        </w:rPr>
      </w:pPr>
      <w:r w:rsidRPr="002B6B43">
        <w:t xml:space="preserve">Mặt bằng tầng </w:t>
      </w:r>
      <w:r w:rsidRPr="002B6B43">
        <w:rPr>
          <w:lang w:val="en-US"/>
        </w:rPr>
        <w:t>2</w:t>
      </w:r>
    </w:p>
    <w:p w14:paraId="02046C68" w14:textId="77777777" w:rsidR="0008535D" w:rsidRPr="002B6B43" w:rsidRDefault="0008535D" w:rsidP="006D5061">
      <w:pPr>
        <w:pStyle w:val="00Dliubngbiu"/>
      </w:pPr>
      <w:r w:rsidRPr="006D5061">
        <w:rPr>
          <w:noProof/>
        </w:rPr>
        <w:lastRenderedPageBreak/>
        <w:drawing>
          <wp:inline distT="0" distB="0" distL="0" distR="0" wp14:anchorId="1B089264" wp14:editId="731819A8">
            <wp:extent cx="2684598" cy="5544186"/>
            <wp:effectExtent l="5080" t="0" r="635" b="63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75" r="13906"/>
                    <a:stretch/>
                  </pic:blipFill>
                  <pic:spPr bwMode="auto">
                    <a:xfrm rot="16200000">
                      <a:off x="0" y="0"/>
                      <a:ext cx="2686793"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7EBF74D8" w14:textId="3CD0FEBB" w:rsidR="0008535D" w:rsidRPr="002B6B43" w:rsidRDefault="0008535D" w:rsidP="009C4E8D">
      <w:pPr>
        <w:pStyle w:val="011Hnh"/>
      </w:pPr>
      <w:r w:rsidRPr="002B6B43">
        <w:t>Mặt bằng tầng mái</w:t>
      </w:r>
    </w:p>
    <w:p w14:paraId="11F282FA" w14:textId="77777777" w:rsidR="0008535D" w:rsidRPr="002B6B43" w:rsidRDefault="0008535D" w:rsidP="009C4E8D">
      <w:pPr>
        <w:pStyle w:val="002Tiumc2"/>
        <w:rPr>
          <w:lang w:val="vi-VN"/>
        </w:rPr>
      </w:pPr>
      <w:bookmarkStart w:id="51" w:name="_Toc445542568"/>
      <w:bookmarkStart w:id="52" w:name="_Toc44590561"/>
      <w:r w:rsidRPr="002B6B43">
        <w:rPr>
          <w:lang w:val="vi-VN"/>
        </w:rPr>
        <w:t xml:space="preserve">Cao độ mặt sân, nền trệt, </w:t>
      </w:r>
      <w:r w:rsidRPr="002B6B43">
        <w:t xml:space="preserve">nền sảnh đón, nền mái đón, nền sàn và nhà vệ sinh </w:t>
      </w:r>
      <w:r w:rsidRPr="002B6B43">
        <w:rPr>
          <w:lang w:val="vi-VN"/>
        </w:rPr>
        <w:t>các tầng lầu, tầng mái</w:t>
      </w:r>
      <w:bookmarkEnd w:id="51"/>
      <w:bookmarkEnd w:id="52"/>
    </w:p>
    <w:p w14:paraId="1F9768A5" w14:textId="77777777" w:rsidR="0008535D" w:rsidRPr="002B6B43" w:rsidRDefault="0008535D" w:rsidP="009C4E8D">
      <w:pPr>
        <w:pStyle w:val="00onvn"/>
        <w:rPr>
          <w:b/>
          <w:bCs/>
        </w:rPr>
      </w:pPr>
      <w:r w:rsidRPr="002B6B43">
        <w:t>Cao độ mỗi tầng như sau:</w:t>
      </w:r>
      <w:r w:rsidRPr="002B6B43">
        <w:rPr>
          <w:b/>
          <w:bCs/>
        </w:rPr>
        <w:tab/>
      </w:r>
    </w:p>
    <w:p w14:paraId="0E9641C9" w14:textId="77777777" w:rsidR="0008535D" w:rsidRPr="002B6B43" w:rsidRDefault="0008535D" w:rsidP="009C4E8D">
      <w:pPr>
        <w:pStyle w:val="00aDutr"/>
      </w:pPr>
      <w:r w:rsidRPr="002B6B43">
        <w:t xml:space="preserve"> Nền tầng trệt: +0,150</w:t>
      </w:r>
    </w:p>
    <w:p w14:paraId="35666635" w14:textId="77777777" w:rsidR="0008535D" w:rsidRPr="002B6B43" w:rsidRDefault="0008535D" w:rsidP="009C4E8D">
      <w:pPr>
        <w:pStyle w:val="00bDucng"/>
      </w:pPr>
      <w:r w:rsidRPr="002B6B43">
        <w:t>Mặt nền láng vửa xi măng mác 100 dày 30, có lăn nhám mặt</w:t>
      </w:r>
    </w:p>
    <w:p w14:paraId="346BBCD9" w14:textId="77777777" w:rsidR="0008535D" w:rsidRPr="002B6B43" w:rsidRDefault="0008535D" w:rsidP="009C4E8D">
      <w:pPr>
        <w:pStyle w:val="00bDucng"/>
      </w:pPr>
      <w:r w:rsidRPr="002B6B43">
        <w:t>Nền lát đan bê tông cốt thép ( 1000x1000x80)  đổ tại chổ, dưới lót cao su chống thấm</w:t>
      </w:r>
    </w:p>
    <w:p w14:paraId="24389026" w14:textId="77777777" w:rsidR="0008535D" w:rsidRPr="002B6B43" w:rsidRDefault="0008535D" w:rsidP="009C4E8D">
      <w:pPr>
        <w:pStyle w:val="00bDucng"/>
      </w:pPr>
      <w:r w:rsidRPr="002B6B43">
        <w:t>Cát đen tôn nền dày 120</w:t>
      </w:r>
    </w:p>
    <w:p w14:paraId="28FEC7F0" w14:textId="77777777" w:rsidR="0008535D" w:rsidRPr="002B6B43" w:rsidRDefault="0008535D" w:rsidP="009C4E8D">
      <w:pPr>
        <w:pStyle w:val="00bDucng"/>
      </w:pPr>
      <w:r w:rsidRPr="002B6B43">
        <w:t>Mặt đất hiện trạng san lấp hoàn chỉnh</w:t>
      </w:r>
      <w:r w:rsidRPr="002B6B43">
        <w:tab/>
      </w:r>
    </w:p>
    <w:p w14:paraId="51491CA0" w14:textId="77777777" w:rsidR="0008535D" w:rsidRPr="002B6B43" w:rsidRDefault="0008535D" w:rsidP="009C4E8D">
      <w:pPr>
        <w:pStyle w:val="00aDutr"/>
      </w:pPr>
      <w:r w:rsidRPr="002B6B43">
        <w:tab/>
        <w:t>Sảnh đón: +2,830</w:t>
      </w:r>
    </w:p>
    <w:p w14:paraId="7CDC092D" w14:textId="77777777" w:rsidR="0008535D" w:rsidRPr="002B6B43" w:rsidRDefault="0008535D" w:rsidP="009C4E8D">
      <w:pPr>
        <w:pStyle w:val="00bDucng"/>
      </w:pPr>
      <w:r w:rsidRPr="002B6B43">
        <w:t>Lát gạch ceramic nhám 300x300mm</w:t>
      </w:r>
    </w:p>
    <w:p w14:paraId="2059087F" w14:textId="77777777" w:rsidR="0008535D" w:rsidRPr="002B6B43" w:rsidRDefault="0008535D" w:rsidP="009C4E8D">
      <w:pPr>
        <w:pStyle w:val="00bDucng"/>
      </w:pPr>
      <w:r w:rsidRPr="002B6B43">
        <w:t>Lớp vữa xm m75, d20mm</w:t>
      </w:r>
    </w:p>
    <w:p w14:paraId="12A7C170" w14:textId="77777777" w:rsidR="0008535D" w:rsidRPr="002B6B43" w:rsidRDefault="0008535D" w:rsidP="009C4E8D">
      <w:pPr>
        <w:pStyle w:val="00bDucng"/>
      </w:pPr>
      <w:r w:rsidRPr="002B6B43">
        <w:t>Sàn btct (xem bvkc)</w:t>
      </w:r>
    </w:p>
    <w:p w14:paraId="48B49C3C" w14:textId="77777777" w:rsidR="0008535D" w:rsidRPr="002B6B43" w:rsidRDefault="0008535D" w:rsidP="009C4E8D">
      <w:pPr>
        <w:pStyle w:val="00bDucng"/>
      </w:pPr>
      <w:r w:rsidRPr="002B6B43">
        <w:t>Lớp vữa xm trát m75, d15mm</w:t>
      </w:r>
    </w:p>
    <w:p w14:paraId="53DA8CA0" w14:textId="77777777" w:rsidR="0008535D" w:rsidRPr="002B6B43" w:rsidRDefault="0008535D" w:rsidP="009C4E8D">
      <w:pPr>
        <w:pStyle w:val="00bDucng"/>
      </w:pPr>
      <w:r w:rsidRPr="002B6B43">
        <w:t>Trát bả matic</w:t>
      </w:r>
    </w:p>
    <w:p w14:paraId="0251C65F" w14:textId="77777777" w:rsidR="0008535D" w:rsidRPr="002B6B43" w:rsidRDefault="0008535D" w:rsidP="009C4E8D">
      <w:pPr>
        <w:pStyle w:val="00bDucng"/>
      </w:pPr>
      <w:r w:rsidRPr="002B6B43">
        <w:t>Sơn ngoài hoàn thiện 3 nước</w:t>
      </w:r>
    </w:p>
    <w:p w14:paraId="1633E1BD" w14:textId="77777777" w:rsidR="0008535D" w:rsidRPr="002B6B43" w:rsidRDefault="0008535D" w:rsidP="009C4E8D">
      <w:pPr>
        <w:pStyle w:val="00aDutr"/>
      </w:pPr>
      <w:r w:rsidRPr="002B6B43">
        <w:t>Sàn Lầu 1 : +2,850</w:t>
      </w:r>
    </w:p>
    <w:p w14:paraId="5F67BE1E" w14:textId="77777777" w:rsidR="0008535D" w:rsidRPr="002B6B43" w:rsidRDefault="0008535D" w:rsidP="009C4E8D">
      <w:pPr>
        <w:pStyle w:val="00bDucng"/>
      </w:pPr>
      <w:r w:rsidRPr="002B6B43">
        <w:t>Lát gạch ceramic 400x400mm</w:t>
      </w:r>
    </w:p>
    <w:p w14:paraId="29F5670E" w14:textId="77777777" w:rsidR="0008535D" w:rsidRPr="002B6B43" w:rsidRDefault="0008535D" w:rsidP="009C4E8D">
      <w:pPr>
        <w:pStyle w:val="00bDucng"/>
      </w:pPr>
      <w:r w:rsidRPr="002B6B43">
        <w:t>Lớp vữa xm m75, d20mm</w:t>
      </w:r>
    </w:p>
    <w:p w14:paraId="467F5BFA" w14:textId="77777777" w:rsidR="0008535D" w:rsidRPr="002B6B43" w:rsidRDefault="0008535D" w:rsidP="009C4E8D">
      <w:pPr>
        <w:pStyle w:val="00bDucng"/>
      </w:pPr>
      <w:r w:rsidRPr="002B6B43">
        <w:t>Sàn btct (xem bvkc)</w:t>
      </w:r>
    </w:p>
    <w:p w14:paraId="1EF86222" w14:textId="77777777" w:rsidR="0008535D" w:rsidRPr="002B6B43" w:rsidRDefault="0008535D" w:rsidP="009C4E8D">
      <w:pPr>
        <w:pStyle w:val="00bDucng"/>
      </w:pPr>
      <w:r w:rsidRPr="002B6B43">
        <w:t>Lớp vữa xm trát m75, d15mm</w:t>
      </w:r>
    </w:p>
    <w:p w14:paraId="39D983CD" w14:textId="77777777" w:rsidR="0008535D" w:rsidRPr="002B6B43" w:rsidRDefault="0008535D" w:rsidP="009C4E8D">
      <w:pPr>
        <w:pStyle w:val="00bDucng"/>
      </w:pPr>
      <w:r w:rsidRPr="002B6B43">
        <w:t>Trát bả matic</w:t>
      </w:r>
    </w:p>
    <w:p w14:paraId="68A213F4" w14:textId="77777777" w:rsidR="0008535D" w:rsidRPr="002B6B43" w:rsidRDefault="0008535D" w:rsidP="009C4E8D">
      <w:pPr>
        <w:pStyle w:val="00bDucng"/>
      </w:pPr>
      <w:r w:rsidRPr="002B6B43">
        <w:t>Sơn trong hoàn thiện 3 nước</w:t>
      </w:r>
      <w:r w:rsidRPr="002B6B43">
        <w:tab/>
      </w:r>
      <w:r w:rsidRPr="002B6B43">
        <w:tab/>
      </w:r>
    </w:p>
    <w:p w14:paraId="2CE47898" w14:textId="77777777" w:rsidR="0008535D" w:rsidRPr="002B6B43" w:rsidRDefault="0008535D" w:rsidP="009C4E8D">
      <w:pPr>
        <w:pStyle w:val="00aDutr"/>
      </w:pPr>
      <w:r w:rsidRPr="002B6B43">
        <w:lastRenderedPageBreak/>
        <w:t>Sàn vệ sinh lầu 1: +2,830</w:t>
      </w:r>
    </w:p>
    <w:p w14:paraId="53F329D9" w14:textId="77777777" w:rsidR="0008535D" w:rsidRPr="002B6B43" w:rsidRDefault="0008535D" w:rsidP="009C4E8D">
      <w:pPr>
        <w:pStyle w:val="00bDucng"/>
      </w:pPr>
      <w:r w:rsidRPr="002B6B43">
        <w:t>Lát gạch ceramic nhám 250x250mm</w:t>
      </w:r>
    </w:p>
    <w:p w14:paraId="32994060" w14:textId="77777777" w:rsidR="0008535D" w:rsidRPr="002B6B43" w:rsidRDefault="0008535D" w:rsidP="009C4E8D">
      <w:pPr>
        <w:pStyle w:val="00bDucng"/>
      </w:pPr>
      <w:r w:rsidRPr="002B6B43">
        <w:t xml:space="preserve">Lớp vữa xm m75 tạo dốc </w:t>
      </w:r>
    </w:p>
    <w:p w14:paraId="3C4774D9" w14:textId="77777777" w:rsidR="0008535D" w:rsidRPr="002B6B43" w:rsidRDefault="0008535D" w:rsidP="009C4E8D">
      <w:pPr>
        <w:pStyle w:val="00bDucng"/>
      </w:pPr>
      <w:r w:rsidRPr="002B6B43">
        <w:t>Quét 2 lớp sika chống thấm</w:t>
      </w:r>
    </w:p>
    <w:p w14:paraId="1C5A77BC" w14:textId="77777777" w:rsidR="0008535D" w:rsidRPr="002B6B43" w:rsidRDefault="0008535D" w:rsidP="009C4E8D">
      <w:pPr>
        <w:pStyle w:val="00bDucng"/>
      </w:pPr>
      <w:r w:rsidRPr="002B6B43">
        <w:t>Sàn btct (xem bvkc)</w:t>
      </w:r>
    </w:p>
    <w:p w14:paraId="55B02509" w14:textId="77777777" w:rsidR="0008535D" w:rsidRPr="002B6B43" w:rsidRDefault="0008535D" w:rsidP="009C4E8D">
      <w:pPr>
        <w:pStyle w:val="00bDucng"/>
      </w:pPr>
      <w:r w:rsidRPr="002B6B43">
        <w:t>Lớp vữa xm m75, d15mm</w:t>
      </w:r>
    </w:p>
    <w:p w14:paraId="6189BDE2" w14:textId="77777777" w:rsidR="0008535D" w:rsidRPr="002B6B43" w:rsidRDefault="0008535D" w:rsidP="009C4E8D">
      <w:pPr>
        <w:pStyle w:val="00bDucng"/>
      </w:pPr>
      <w:r w:rsidRPr="002B6B43">
        <w:t xml:space="preserve">Trát bả matic </w:t>
      </w:r>
    </w:p>
    <w:p w14:paraId="7C466B5A" w14:textId="77777777" w:rsidR="0008535D" w:rsidRPr="002B6B43" w:rsidRDefault="0008535D" w:rsidP="009C4E8D">
      <w:pPr>
        <w:pStyle w:val="00bDucng"/>
      </w:pPr>
      <w:r w:rsidRPr="002B6B43">
        <w:t>Sơn trong hoàn thiện 3 nước hoàn thiện</w:t>
      </w:r>
    </w:p>
    <w:p w14:paraId="34915D3F" w14:textId="77777777" w:rsidR="0008535D" w:rsidRPr="002B6B43" w:rsidRDefault="0008535D" w:rsidP="009C4E8D">
      <w:pPr>
        <w:pStyle w:val="00bDucng"/>
      </w:pPr>
      <w:r w:rsidRPr="002B6B43">
        <w:t>Xung quanh tường ốp gạch men 250x400, cao 1700</w:t>
      </w:r>
      <w:r w:rsidRPr="002B6B43">
        <w:tab/>
      </w:r>
      <w:r w:rsidRPr="002B6B43">
        <w:tab/>
      </w:r>
    </w:p>
    <w:p w14:paraId="47B315F9" w14:textId="77777777" w:rsidR="0008535D" w:rsidRPr="002B6B43" w:rsidRDefault="0008535D" w:rsidP="009C4E8D">
      <w:pPr>
        <w:pStyle w:val="00aDutr"/>
      </w:pPr>
      <w:r w:rsidRPr="002B6B43">
        <w:t>Sàn lầu 2: +6,450</w:t>
      </w:r>
    </w:p>
    <w:p w14:paraId="3C5ED45D" w14:textId="77777777" w:rsidR="0008535D" w:rsidRPr="002B6B43" w:rsidRDefault="0008535D" w:rsidP="009C4E8D">
      <w:pPr>
        <w:pStyle w:val="00bDucng"/>
      </w:pPr>
      <w:r w:rsidRPr="002B6B43">
        <w:t>Lát gạch ceramic 400x400mm</w:t>
      </w:r>
    </w:p>
    <w:p w14:paraId="1D05C4A3" w14:textId="77777777" w:rsidR="0008535D" w:rsidRPr="002B6B43" w:rsidRDefault="0008535D" w:rsidP="009C4E8D">
      <w:pPr>
        <w:pStyle w:val="00bDucng"/>
      </w:pPr>
      <w:r w:rsidRPr="002B6B43">
        <w:t>Lớp vữa xm m75, d20mm</w:t>
      </w:r>
    </w:p>
    <w:p w14:paraId="01555452" w14:textId="77777777" w:rsidR="0008535D" w:rsidRPr="002B6B43" w:rsidRDefault="0008535D" w:rsidP="009C4E8D">
      <w:pPr>
        <w:pStyle w:val="00bDucng"/>
      </w:pPr>
      <w:r w:rsidRPr="002B6B43">
        <w:t>Sàn btct (xem bvkc)</w:t>
      </w:r>
    </w:p>
    <w:p w14:paraId="41907C9F" w14:textId="77777777" w:rsidR="0008535D" w:rsidRPr="002B6B43" w:rsidRDefault="0008535D" w:rsidP="009C4E8D">
      <w:pPr>
        <w:pStyle w:val="00bDucng"/>
        <w:rPr>
          <w:lang w:val="vi-VN"/>
        </w:rPr>
      </w:pPr>
      <w:r w:rsidRPr="002B6B43">
        <w:t>Trần tấm uco khung nhôm nổi</w:t>
      </w:r>
      <w:r w:rsidRPr="002B6B43">
        <w:rPr>
          <w:lang w:val="vi-VN"/>
        </w:rPr>
        <w:tab/>
      </w:r>
      <w:r w:rsidRPr="002B6B43">
        <w:rPr>
          <w:lang w:val="vi-VN"/>
        </w:rPr>
        <w:tab/>
      </w:r>
    </w:p>
    <w:p w14:paraId="5F09A765" w14:textId="77777777" w:rsidR="0008535D" w:rsidRPr="002B6B43" w:rsidRDefault="0008535D" w:rsidP="009C4E8D">
      <w:pPr>
        <w:pStyle w:val="00aDutr"/>
      </w:pPr>
      <w:r w:rsidRPr="002B6B43">
        <w:t>Sàn vệ sinh lầu 2: +6,430</w:t>
      </w:r>
    </w:p>
    <w:p w14:paraId="1067A583" w14:textId="77777777" w:rsidR="0008535D" w:rsidRPr="002B6B43" w:rsidRDefault="0008535D" w:rsidP="009C4E8D">
      <w:pPr>
        <w:pStyle w:val="00bDucng"/>
      </w:pPr>
      <w:r w:rsidRPr="002B6B43">
        <w:rPr>
          <w:lang w:val="vi-VN"/>
        </w:rPr>
        <w:t xml:space="preserve">Lát </w:t>
      </w:r>
      <w:r w:rsidRPr="002B6B43">
        <w:t>gạch ceramic nhám 250x250mm</w:t>
      </w:r>
    </w:p>
    <w:p w14:paraId="73454191" w14:textId="77777777" w:rsidR="0008535D" w:rsidRPr="002B6B43" w:rsidRDefault="0008535D" w:rsidP="009C4E8D">
      <w:pPr>
        <w:pStyle w:val="00bDucng"/>
      </w:pPr>
      <w:r w:rsidRPr="002B6B43">
        <w:t xml:space="preserve">Lớp vữa xm m75 tạo dốc </w:t>
      </w:r>
    </w:p>
    <w:p w14:paraId="42F1539B" w14:textId="77777777" w:rsidR="0008535D" w:rsidRPr="002B6B43" w:rsidRDefault="0008535D" w:rsidP="009C4E8D">
      <w:pPr>
        <w:pStyle w:val="00bDucng"/>
      </w:pPr>
      <w:r w:rsidRPr="002B6B43">
        <w:t>Quét 2 lớp sika chống thấm</w:t>
      </w:r>
    </w:p>
    <w:p w14:paraId="3F214BEF" w14:textId="77777777" w:rsidR="0008535D" w:rsidRPr="002B6B43" w:rsidRDefault="0008535D" w:rsidP="009C4E8D">
      <w:pPr>
        <w:pStyle w:val="00bDucng"/>
      </w:pPr>
      <w:r w:rsidRPr="002B6B43">
        <w:t>Sàn btct (xem bvkc)</w:t>
      </w:r>
    </w:p>
    <w:p w14:paraId="7B6AD581" w14:textId="77777777" w:rsidR="0008535D" w:rsidRPr="002B6B43" w:rsidRDefault="0008535D" w:rsidP="009C4E8D">
      <w:pPr>
        <w:pStyle w:val="00bDucng"/>
      </w:pPr>
      <w:r w:rsidRPr="002B6B43">
        <w:t>Trần tấm uco khung nhôm nổi</w:t>
      </w:r>
    </w:p>
    <w:p w14:paraId="4C8DB338" w14:textId="77777777" w:rsidR="0008535D" w:rsidRPr="002B6B43" w:rsidRDefault="0008535D" w:rsidP="009C4E8D">
      <w:pPr>
        <w:pStyle w:val="00aDutr"/>
      </w:pPr>
      <w:r w:rsidRPr="002B6B43">
        <w:t>Mái: +13,350</w:t>
      </w:r>
    </w:p>
    <w:p w14:paraId="732140D6" w14:textId="77777777" w:rsidR="0008535D" w:rsidRPr="002B6B43" w:rsidRDefault="0008535D" w:rsidP="009C4E8D">
      <w:pPr>
        <w:pStyle w:val="00bDucng"/>
      </w:pPr>
      <w:r w:rsidRPr="002B6B43">
        <w:t>Mái sàn btct ( xem bvkc)</w:t>
      </w:r>
    </w:p>
    <w:p w14:paraId="5DC1353F" w14:textId="3B780738" w:rsidR="0008535D" w:rsidRPr="002B6B43" w:rsidRDefault="0008535D" w:rsidP="009C4E8D">
      <w:pPr>
        <w:pStyle w:val="00bDucng"/>
      </w:pPr>
      <w:r w:rsidRPr="002B6B43">
        <w:t xml:space="preserve">Dán ngói </w:t>
      </w:r>
      <w:r w:rsidR="00B26E51" w:rsidRPr="002B6B43">
        <w:t>màu đỏ 22 viên</w:t>
      </w:r>
      <w:r w:rsidRPr="002B6B43">
        <w:t xml:space="preserve"> /m2</w:t>
      </w:r>
    </w:p>
    <w:p w14:paraId="5824941E" w14:textId="77777777" w:rsidR="0008535D" w:rsidRPr="002B6B43" w:rsidRDefault="0008535D" w:rsidP="009C4E8D">
      <w:pPr>
        <w:pStyle w:val="00onvn"/>
        <w:rPr>
          <w:lang w:val="en-US"/>
        </w:rPr>
      </w:pPr>
      <w:r w:rsidRPr="002B6B43">
        <w:t xml:space="preserve">Công trình có chiều cao là </w:t>
      </w:r>
      <w:r w:rsidRPr="002B6B43">
        <w:rPr>
          <w:lang w:val="en-US"/>
        </w:rPr>
        <w:t>13,35</w:t>
      </w:r>
      <w:r w:rsidRPr="002B6B43">
        <w:t xml:space="preserve">m (tính từ cao trình </w:t>
      </w:r>
      <w:r w:rsidRPr="002B6B43">
        <w:rPr>
          <w:lang w:val="en-US"/>
        </w:rPr>
        <w:t>+0.000m)</w:t>
      </w:r>
    </w:p>
    <w:p w14:paraId="0E5321C3" w14:textId="77777777" w:rsidR="0008535D" w:rsidRPr="002B6B43" w:rsidRDefault="0008535D" w:rsidP="006D5061">
      <w:pPr>
        <w:pStyle w:val="00Dliubngbiu"/>
      </w:pPr>
      <w:r w:rsidRPr="006D5061">
        <w:rPr>
          <w:noProof/>
        </w:rPr>
        <w:drawing>
          <wp:inline distT="0" distB="0" distL="0" distR="0" wp14:anchorId="0E6AC679" wp14:editId="2A50232A">
            <wp:extent cx="2393812" cy="5621655"/>
            <wp:effectExtent l="0" t="1270" r="5715" b="5715"/>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028" r="19804"/>
                    <a:stretch/>
                  </pic:blipFill>
                  <pic:spPr bwMode="auto">
                    <a:xfrm rot="16200000">
                      <a:off x="0" y="0"/>
                      <a:ext cx="2398210"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2642E7AB" w14:textId="401EEC9E" w:rsidR="0008535D" w:rsidRPr="002B6B43" w:rsidRDefault="0008535D" w:rsidP="009C4E8D">
      <w:pPr>
        <w:pStyle w:val="011Hnh"/>
      </w:pPr>
      <w:r w:rsidRPr="002B6B43">
        <w:t>Mặt đứng của công trình</w:t>
      </w:r>
    </w:p>
    <w:p w14:paraId="6FBE5CF1" w14:textId="77777777" w:rsidR="0008535D" w:rsidRPr="002B6B43" w:rsidRDefault="0008535D" w:rsidP="009C4E8D">
      <w:pPr>
        <w:pStyle w:val="002Tiumc2"/>
      </w:pPr>
      <w:bookmarkStart w:id="53" w:name="_Toc445542569"/>
      <w:bookmarkStart w:id="54" w:name="_Toc44590562"/>
      <w:r w:rsidRPr="002B6B43">
        <w:lastRenderedPageBreak/>
        <w:t>Chức năng của mỗi khối nhà, mỗi tầng nhà, mỗi phòng, mỗi diện tích</w:t>
      </w:r>
      <w:bookmarkEnd w:id="53"/>
      <w:bookmarkEnd w:id="54"/>
    </w:p>
    <w:p w14:paraId="750070E0" w14:textId="53895D03" w:rsidR="0008535D" w:rsidRPr="002B6B43" w:rsidRDefault="0008535D" w:rsidP="009C4E8D">
      <w:pPr>
        <w:pStyle w:val="00onvn"/>
      </w:pPr>
      <w:r w:rsidRPr="002B6B43">
        <w:t xml:space="preserve">Tầng </w:t>
      </w:r>
      <w:r w:rsidRPr="002B6B43">
        <w:rPr>
          <w:lang w:val="en-US"/>
        </w:rPr>
        <w:t>trệt</w:t>
      </w:r>
      <w:r w:rsidRPr="002B6B43">
        <w:t xml:space="preserve"> nằm ở cốt cao độ </w:t>
      </w:r>
      <w:r w:rsidRPr="002B6B43">
        <w:rPr>
          <w:lang w:val="en-US"/>
        </w:rPr>
        <w:t>+</w:t>
      </w:r>
      <w:ins w:id="55" w:author="Cao Minh Thành" w:date="2021-05-24T21:26:00Z">
        <w:r w:rsidR="001D76FD">
          <w:fldChar w:fldCharType="begin"/>
        </w:r>
        <w:r w:rsidR="001D76FD">
          <w:instrText xml:space="preserve"> LINK Excel.Sheet.12 "/Users/minhthanhcao/Documents/LVTN/Thuyet minh/TINH TOAN.xlsx" "TH!R12C2" \a \t \u </w:instrText>
        </w:r>
        <w:r w:rsidR="001D76FD">
          <w:fldChar w:fldCharType="separate"/>
        </w:r>
      </w:ins>
      <w:ins w:id="56" w:author="Cao Minh Thành" w:date="2021-05-24T21:37:00Z">
        <w:r w:rsidR="00B26E51">
          <w:t>2,85</w:t>
        </w:r>
      </w:ins>
      <w:ins w:id="57" w:author="Cao Minh Thành" w:date="2021-05-24T21:26:00Z">
        <w:r w:rsidR="001D76FD">
          <w:fldChar w:fldCharType="end"/>
        </w:r>
      </w:ins>
      <w:r w:rsidRPr="002B6B43">
        <w:t xml:space="preserve">m, được bố trí ram dốc từ mặt đất đến tầng </w:t>
      </w:r>
      <w:r w:rsidRPr="002B6B43">
        <w:rPr>
          <w:lang w:val="en-US"/>
        </w:rPr>
        <w:t>trệt</w:t>
      </w:r>
      <w:r w:rsidRPr="002B6B43">
        <w:t xml:space="preserve"> (độ dốc i=</w:t>
      </w:r>
      <w:r w:rsidRPr="002B6B43">
        <w:rPr>
          <w:lang w:val="en-US"/>
        </w:rPr>
        <w:t>3</w:t>
      </w:r>
      <w:r w:rsidRPr="002B6B43">
        <w:t>0%). Ta thấy vì công năng chính của công trình là văn phòng</w:t>
      </w:r>
      <w:r w:rsidRPr="002B6B43">
        <w:rPr>
          <w:lang w:val="en-US"/>
        </w:rPr>
        <w:t xml:space="preserve"> làm việc</w:t>
      </w:r>
      <w:r w:rsidRPr="002B6B43">
        <w:t xml:space="preserve"> nên diện tích tầng </w:t>
      </w:r>
      <w:r w:rsidRPr="002B6B43">
        <w:rPr>
          <w:lang w:val="en-US"/>
        </w:rPr>
        <w:t xml:space="preserve">trệt </w:t>
      </w:r>
      <w:r w:rsidRPr="002B6B43">
        <w:t>phần lớn dùng cho việc để xe (garage), bố trí các hộp gene hợp lí và tạo không gian thoáng mát cho tầng</w:t>
      </w:r>
      <w:r w:rsidRPr="002B6B43">
        <w:rPr>
          <w:lang w:val="en-US"/>
        </w:rPr>
        <w:t xml:space="preserve"> trệt.</w:t>
      </w:r>
      <w:r w:rsidRPr="002B6B43">
        <w:t xml:space="preserve"> </w:t>
      </w:r>
      <w:r w:rsidRPr="002B6B43">
        <w:rPr>
          <w:lang w:val="en-US"/>
        </w:rPr>
        <w:t>T</w:t>
      </w:r>
      <w:r w:rsidRPr="002B6B43">
        <w:t xml:space="preserve">hang bộ từ tầng hầm lên </w:t>
      </w:r>
      <w:r w:rsidRPr="002B6B43">
        <w:rPr>
          <w:lang w:val="en-US"/>
        </w:rPr>
        <w:t>bố trí ngay giữa để dễ dàng nhìn thấy, tạo lối đi nhanh lên tầng 1</w:t>
      </w:r>
      <w:r w:rsidRPr="002B6B43">
        <w:t>.</w:t>
      </w:r>
    </w:p>
    <w:p w14:paraId="2CF72DCC" w14:textId="77777777" w:rsidR="0008535D" w:rsidRPr="002B6B43" w:rsidRDefault="0008535D" w:rsidP="009C4E8D">
      <w:pPr>
        <w:pStyle w:val="00onvn"/>
        <w:rPr>
          <w:lang w:val="en-US"/>
        </w:rPr>
      </w:pPr>
      <w:r w:rsidRPr="002B6B43">
        <w:rPr>
          <w:lang w:val="en-US"/>
        </w:rPr>
        <w:t xml:space="preserve">Tầng 1 thiết kế sảnh đón rộng rãi, tạo sự trang trọng và cân đối cho công trình. Bố trí nhiều phòng làm việc đáp ứng đủ yêu cầu cho các phòng ban </w:t>
      </w:r>
      <w:r w:rsidRPr="009C4E8D">
        <w:t>theo</w:t>
      </w:r>
      <w:r w:rsidRPr="002B6B43">
        <w:rPr>
          <w:lang w:val="en-US"/>
        </w:rPr>
        <w:t xml:space="preserve"> quy định xây dựng trụ sở làm việc cho UBND Xã. Thiết kế nhà vệ sinh đủ tiện nghi, rộng rãi, tạo sự tiện nghi cho người sử dụng.</w:t>
      </w:r>
    </w:p>
    <w:p w14:paraId="21A4BEA8" w14:textId="77777777" w:rsidR="0008535D" w:rsidRPr="002B6B43" w:rsidRDefault="0008535D" w:rsidP="009C4E8D">
      <w:pPr>
        <w:pStyle w:val="00onvn"/>
        <w:rPr>
          <w:lang w:val="en-US"/>
        </w:rPr>
      </w:pPr>
      <w:r w:rsidRPr="002B6B43">
        <w:rPr>
          <w:lang w:val="en-US"/>
        </w:rPr>
        <w:t>Tầng 2 cũng như tầng 1, ngoài bố trí các phòng làm việc thì còn có một Hội trường rộng 96 chỗ ngồi thuận tiện cho các cuộc hội nghị trang trọng.</w:t>
      </w:r>
    </w:p>
    <w:p w14:paraId="4832FAD0" w14:textId="77777777" w:rsidR="0008535D" w:rsidRPr="002B6B43" w:rsidRDefault="0008535D" w:rsidP="009C4E8D">
      <w:pPr>
        <w:pStyle w:val="00onvn"/>
        <w:rPr>
          <w:lang w:val="en-US"/>
        </w:rPr>
      </w:pPr>
      <w:r w:rsidRPr="002B6B43">
        <w:rPr>
          <w:lang w:val="en-US"/>
        </w:rPr>
        <w:t>Tầng mái: Bố trí nơi lắp bồn nước INOX 500L, mái được thiết kế là mái BTCT dán ngói màu 22V/M2.</w:t>
      </w:r>
    </w:p>
    <w:p w14:paraId="66CCD7D9" w14:textId="77777777" w:rsidR="0008535D" w:rsidRPr="002B6B43" w:rsidRDefault="0008535D" w:rsidP="009C4E8D">
      <w:pPr>
        <w:pStyle w:val="002Tiumc2"/>
      </w:pPr>
      <w:bookmarkStart w:id="58" w:name="_Toc445542570"/>
      <w:bookmarkStart w:id="59" w:name="_Toc44590563"/>
      <w:r w:rsidRPr="002B6B43">
        <w:t>Giải pháp mặt đứng kiến trúc công trình</w:t>
      </w:r>
      <w:bookmarkEnd w:id="58"/>
      <w:bookmarkEnd w:id="59"/>
    </w:p>
    <w:p w14:paraId="5B819B50" w14:textId="77777777" w:rsidR="0008535D" w:rsidRPr="002B6B43" w:rsidRDefault="0008535D" w:rsidP="009C4E8D">
      <w:pPr>
        <w:pStyle w:val="003Tiumc3"/>
      </w:pPr>
      <w:bookmarkStart w:id="60" w:name="_Toc374616303"/>
      <w:bookmarkStart w:id="61" w:name="_Toc44590564"/>
      <w:r w:rsidRPr="002B6B43">
        <w:t>Giải pháp mặt đứng</w:t>
      </w:r>
      <w:bookmarkEnd w:id="60"/>
      <w:bookmarkEnd w:id="61"/>
    </w:p>
    <w:p w14:paraId="16303317" w14:textId="77777777" w:rsidR="0008535D" w:rsidRPr="002B6B43" w:rsidRDefault="0008535D" w:rsidP="009C4E8D">
      <w:pPr>
        <w:pStyle w:val="00onvn"/>
      </w:pPr>
      <w:r w:rsidRPr="002B6B43">
        <w:t>Nét đặc trưng của công trình là sự kết hợp giữa vật liệu bê tông cốt thép với vật liệu</w:t>
      </w:r>
      <w:r w:rsidRPr="002B6B43">
        <w:rPr>
          <w:lang w:val="en-US"/>
        </w:rPr>
        <w:t xml:space="preserve"> nhôm</w:t>
      </w:r>
      <w:r w:rsidRPr="002B6B43">
        <w:t xml:space="preserve"> kính. Các cửa sổ lớn bằng kính phục vụ tốt cho việc lấy sáng, đồng thời tạo nên không gian thoáng mát và đẹp cho công trình.</w:t>
      </w:r>
    </w:p>
    <w:p w14:paraId="5224C9D4" w14:textId="77777777" w:rsidR="0008535D" w:rsidRPr="002B6B43" w:rsidRDefault="0008535D" w:rsidP="009C4E8D">
      <w:pPr>
        <w:pStyle w:val="00onvn"/>
        <w:rPr>
          <w:lang w:val="en-US"/>
        </w:rPr>
      </w:pPr>
      <w:r w:rsidRPr="002B6B43">
        <w:t xml:space="preserve">Mặt tiền được trang trí làm điểm nổi bật cho bề ngoài công trình. </w:t>
      </w:r>
      <w:r w:rsidRPr="002B6B43">
        <w:rPr>
          <w:lang w:val="en-US"/>
        </w:rPr>
        <w:t xml:space="preserve">Bên ngoài </w:t>
      </w:r>
      <w:r w:rsidRPr="002B6B43">
        <w:t xml:space="preserve">ốp đá </w:t>
      </w:r>
      <w:r w:rsidRPr="002B6B43">
        <w:rPr>
          <w:lang w:val="en-US"/>
        </w:rPr>
        <w:t>chẻ chân cột</w:t>
      </w:r>
      <w:r w:rsidRPr="002B6B43">
        <w:t xml:space="preserve">, </w:t>
      </w:r>
      <w:r w:rsidRPr="002B6B43">
        <w:rPr>
          <w:lang w:val="en-US"/>
        </w:rPr>
        <w:t>kết hợp với sơn hoàn thiện màu đặc trưng tạo vừa có thẩm mỹ vừa tiết kiệm ngân sách</w:t>
      </w:r>
      <w:bookmarkStart w:id="62" w:name="_Toc374616304"/>
      <w:r w:rsidRPr="002B6B43">
        <w:rPr>
          <w:lang w:val="en-US"/>
        </w:rPr>
        <w:t>.</w:t>
      </w:r>
    </w:p>
    <w:p w14:paraId="685FA700" w14:textId="77777777" w:rsidR="0008535D" w:rsidRPr="002B6B43" w:rsidRDefault="0008535D" w:rsidP="009C4E8D">
      <w:pPr>
        <w:pStyle w:val="003Tiumc3"/>
      </w:pPr>
      <w:r w:rsidRPr="002B6B43">
        <w:t>Giải pháp hình khối</w:t>
      </w:r>
      <w:bookmarkEnd w:id="62"/>
    </w:p>
    <w:p w14:paraId="389694CD" w14:textId="77777777" w:rsidR="0008535D" w:rsidRPr="002B6B43" w:rsidRDefault="0008535D" w:rsidP="009C4E8D">
      <w:pPr>
        <w:pStyle w:val="00onvn"/>
      </w:pPr>
      <w:r w:rsidRPr="002B6B43">
        <w:t xml:space="preserve">Hình dáng bên ngoài của công trình là một khối chữ </w:t>
      </w:r>
      <w:r w:rsidRPr="002B6B43">
        <w:rPr>
          <w:lang w:val="en-US"/>
        </w:rPr>
        <w:t>U đối xứng</w:t>
      </w:r>
      <w:r w:rsidRPr="002B6B43">
        <w:t xml:space="preserve">, là loại hình khối phổ biến của các công trình </w:t>
      </w:r>
      <w:r w:rsidRPr="002B6B43">
        <w:rPr>
          <w:lang w:val="en-US"/>
        </w:rPr>
        <w:t>phục vụ cho cơ quan nhà nước</w:t>
      </w:r>
      <w:r w:rsidRPr="002B6B43">
        <w:t>, thuậ</w:t>
      </w:r>
      <w:r w:rsidRPr="002B6B43">
        <w:rPr>
          <w:lang w:val="en-US"/>
        </w:rPr>
        <w:t>n</w:t>
      </w:r>
      <w:r w:rsidRPr="002B6B43">
        <w:t xml:space="preserve"> lợi cho việc bố trí các khối văn phòng bên trong một cách hợp lí và đẹp mắt.</w:t>
      </w:r>
    </w:p>
    <w:p w14:paraId="03D7423C" w14:textId="77777777" w:rsidR="0008535D" w:rsidRPr="002B6B43" w:rsidRDefault="0008535D" w:rsidP="009C4E8D">
      <w:pPr>
        <w:pStyle w:val="001Tiumc1"/>
      </w:pPr>
      <w:bookmarkStart w:id="63" w:name="_Toc445542571"/>
      <w:bookmarkStart w:id="64" w:name="_Toc530483251"/>
      <w:bookmarkStart w:id="65" w:name="_Toc44590565"/>
      <w:r w:rsidRPr="002B6B43">
        <w:t>Các giải pháp kĩ thuật chính của công trình</w:t>
      </w:r>
      <w:bookmarkEnd w:id="63"/>
      <w:bookmarkEnd w:id="64"/>
      <w:bookmarkEnd w:id="65"/>
    </w:p>
    <w:p w14:paraId="7414AF64" w14:textId="77777777" w:rsidR="0008535D" w:rsidRPr="002B6B43" w:rsidRDefault="0008535D" w:rsidP="009C4E8D">
      <w:pPr>
        <w:pStyle w:val="002Tiumc2"/>
      </w:pPr>
      <w:bookmarkStart w:id="66" w:name="_Toc445542572"/>
      <w:bookmarkStart w:id="67" w:name="_Toc44590566"/>
      <w:r w:rsidRPr="002B6B43">
        <w:t>Giải pháp kết cấu thân nhà</w:t>
      </w:r>
      <w:bookmarkEnd w:id="66"/>
      <w:bookmarkEnd w:id="67"/>
    </w:p>
    <w:p w14:paraId="589986FD" w14:textId="77777777" w:rsidR="0008535D" w:rsidRPr="002B6B43" w:rsidRDefault="0008535D" w:rsidP="009C4E8D">
      <w:pPr>
        <w:pStyle w:val="00onvn"/>
      </w:pPr>
      <w:r w:rsidRPr="002B6B43">
        <w:t>Hệ kết cấu của công trình là hệ kết cấu khung BTCT toàn khối.</w:t>
      </w:r>
    </w:p>
    <w:p w14:paraId="14DC74E6" w14:textId="08278585" w:rsidR="0008535D" w:rsidRPr="002B6B43" w:rsidRDefault="0008535D" w:rsidP="009C4E8D">
      <w:pPr>
        <w:pStyle w:val="00onvn"/>
        <w:rPr>
          <w:lang w:val="en-US"/>
        </w:rPr>
      </w:pPr>
      <w:r w:rsidRPr="002B6B43">
        <w:t>Mái</w:t>
      </w:r>
      <w:r w:rsidRPr="002B6B43">
        <w:rPr>
          <w:lang w:val="en-US"/>
        </w:rPr>
        <w:t xml:space="preserve"> </w:t>
      </w:r>
      <w:r w:rsidRPr="002B6B43">
        <w:t xml:space="preserve"> bằng bê tông cốt thép được chống thấm</w:t>
      </w:r>
      <w:r w:rsidRPr="002B6B43">
        <w:rPr>
          <w:lang w:val="en-US"/>
        </w:rPr>
        <w:t>, dán ngói màu 22 viên/M2</w:t>
      </w:r>
      <w:r w:rsidR="009C4E8D">
        <w:rPr>
          <w:lang w:val="en-US"/>
        </w:rPr>
        <w:t>.</w:t>
      </w:r>
    </w:p>
    <w:p w14:paraId="687D5EFD" w14:textId="77777777" w:rsidR="0008535D" w:rsidRPr="002B6B43" w:rsidRDefault="0008535D" w:rsidP="009C4E8D">
      <w:pPr>
        <w:pStyle w:val="00onvn"/>
      </w:pPr>
      <w:r w:rsidRPr="002B6B43">
        <w:t>Cầu thang bằng bê tông cốt thép toàn khối.</w:t>
      </w:r>
    </w:p>
    <w:p w14:paraId="2CB1FC08" w14:textId="77777777" w:rsidR="0008535D" w:rsidRPr="002B6B43" w:rsidRDefault="0008535D" w:rsidP="009C4E8D">
      <w:pPr>
        <w:pStyle w:val="00onvn"/>
        <w:rPr>
          <w:lang w:val="en-US"/>
        </w:rPr>
      </w:pPr>
      <w:r w:rsidRPr="002B6B43">
        <w:t>Tường bao dày 200mm, tường ngăn dày 100mm</w:t>
      </w:r>
      <w:r w:rsidRPr="002B6B43">
        <w:rPr>
          <w:lang w:val="en-US"/>
        </w:rPr>
        <w:t xml:space="preserve"> được xây bằng gạch đất nung.</w:t>
      </w:r>
    </w:p>
    <w:p w14:paraId="431E9CDE" w14:textId="77777777" w:rsidR="0008535D" w:rsidRPr="002B6B43" w:rsidRDefault="0008535D" w:rsidP="009C4E8D">
      <w:pPr>
        <w:pStyle w:val="002Tiumc2"/>
      </w:pPr>
      <w:bookmarkStart w:id="68" w:name="_Toc445542573"/>
      <w:bookmarkStart w:id="69" w:name="_Toc44590567"/>
      <w:r w:rsidRPr="002B6B43">
        <w:t>Giải pháp kết cấu nền móng</w:t>
      </w:r>
      <w:bookmarkEnd w:id="68"/>
      <w:bookmarkEnd w:id="69"/>
    </w:p>
    <w:p w14:paraId="0874C1F3" w14:textId="77777777" w:rsidR="0008535D" w:rsidRPr="002B6B43" w:rsidRDefault="0008535D" w:rsidP="009C4E8D">
      <w:pPr>
        <w:pStyle w:val="00onvn"/>
      </w:pPr>
      <w:r w:rsidRPr="002B6B43">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02413DD4" w14:textId="77777777" w:rsidR="0008535D" w:rsidRPr="002B6B43" w:rsidRDefault="0008535D" w:rsidP="009C4E8D">
      <w:pPr>
        <w:pStyle w:val="00onvn"/>
      </w:pPr>
      <w:r w:rsidRPr="002B6B43">
        <w:lastRenderedPageBreak/>
        <w:t>Phương án móng cọc khoan nhồi.</w:t>
      </w:r>
    </w:p>
    <w:p w14:paraId="1BEDAA7C" w14:textId="77777777" w:rsidR="0008535D" w:rsidRPr="002B6B43" w:rsidRDefault="0008535D" w:rsidP="009C4E8D">
      <w:pPr>
        <w:pStyle w:val="00onvn"/>
      </w:pPr>
      <w:r w:rsidRPr="002B6B43">
        <w:t>Phương án móng cọc ép.</w:t>
      </w:r>
    </w:p>
    <w:p w14:paraId="07B220EF" w14:textId="77777777" w:rsidR="0008535D" w:rsidRPr="002B6B43" w:rsidRDefault="0008535D" w:rsidP="009C4E8D">
      <w:pPr>
        <w:pStyle w:val="001Tiumc1"/>
      </w:pPr>
      <w:bookmarkStart w:id="70" w:name="_Toc445542574"/>
      <w:bookmarkStart w:id="71" w:name="_Toc530483252"/>
      <w:bookmarkStart w:id="72" w:name="_Toc44590568"/>
      <w:r w:rsidRPr="002B6B43">
        <w:t>Giải pháp thông thoáng và chiếu sáng</w:t>
      </w:r>
      <w:bookmarkEnd w:id="70"/>
      <w:bookmarkEnd w:id="71"/>
      <w:bookmarkEnd w:id="72"/>
    </w:p>
    <w:p w14:paraId="57A618AF" w14:textId="77777777" w:rsidR="0008535D" w:rsidRPr="002B6B43" w:rsidRDefault="0008535D" w:rsidP="009C4E8D">
      <w:pPr>
        <w:pStyle w:val="002Tiumc2"/>
      </w:pPr>
      <w:bookmarkStart w:id="73" w:name="_Toc44590569"/>
      <w:r w:rsidRPr="002B6B43">
        <w:t>Hệ thống điều hòa và thông gió</w:t>
      </w:r>
      <w:bookmarkEnd w:id="73"/>
    </w:p>
    <w:p w14:paraId="1A0DE3B1" w14:textId="77777777" w:rsidR="0008535D" w:rsidRPr="002B6B43" w:rsidRDefault="0008535D" w:rsidP="009C4E8D">
      <w:pPr>
        <w:pStyle w:val="00onvn"/>
      </w:pPr>
      <w:r w:rsidRPr="002B6B43">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21E4C948" w14:textId="77777777" w:rsidR="0008535D" w:rsidRPr="002B6B43" w:rsidRDefault="0008535D" w:rsidP="009C4E8D">
      <w:pPr>
        <w:pStyle w:val="00onvn"/>
      </w:pPr>
      <w:r w:rsidRPr="002B6B43">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B6B43">
        <w:rPr>
          <w:lang w:val="en-US"/>
        </w:rPr>
        <w:t xml:space="preserve">. </w:t>
      </w:r>
    </w:p>
    <w:p w14:paraId="610A89AC" w14:textId="77777777" w:rsidR="0008535D" w:rsidRPr="002B6B43" w:rsidRDefault="0008535D" w:rsidP="009C4E8D">
      <w:pPr>
        <w:pStyle w:val="002Tiumc2"/>
      </w:pPr>
      <w:bookmarkStart w:id="74" w:name="_Toc44590570"/>
      <w:r w:rsidRPr="002B6B43">
        <w:t>Hệ thống chiếu sáng</w:t>
      </w:r>
      <w:bookmarkEnd w:id="74"/>
    </w:p>
    <w:p w14:paraId="6C50865D" w14:textId="77777777" w:rsidR="0008535D" w:rsidRPr="002B6B43" w:rsidRDefault="0008535D" w:rsidP="009C4E8D">
      <w:pPr>
        <w:pStyle w:val="00onvn"/>
      </w:pPr>
      <w:r w:rsidRPr="002B6B43">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683F99CA" w14:textId="77777777" w:rsidR="0008535D" w:rsidRPr="002B6B43" w:rsidRDefault="0008535D" w:rsidP="009C4E8D">
      <w:pPr>
        <w:pStyle w:val="00onvn"/>
      </w:pPr>
      <w:r w:rsidRPr="002B6B43">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6AFBCBE6" w14:textId="77777777" w:rsidR="0008535D" w:rsidRPr="002B6B43" w:rsidRDefault="0008535D" w:rsidP="009C4E8D">
      <w:pPr>
        <w:pStyle w:val="00onvn"/>
      </w:pPr>
      <w:r w:rsidRPr="002B6B43">
        <w:t>Các khu vực cầu thang hành lang, được chiếu sáng nhân tạo bằng hệ thống đèn dọc theo tường và tầng.</w:t>
      </w:r>
    </w:p>
    <w:p w14:paraId="58CA1783" w14:textId="77777777" w:rsidR="0008535D" w:rsidRPr="002B6B43" w:rsidRDefault="0008535D" w:rsidP="009C4E8D">
      <w:pPr>
        <w:pStyle w:val="001Tiumc1"/>
      </w:pPr>
      <w:bookmarkStart w:id="75" w:name="_Toc445542575"/>
      <w:bookmarkStart w:id="76" w:name="_Toc530483253"/>
      <w:bookmarkStart w:id="77" w:name="_Toc44590571"/>
      <w:r w:rsidRPr="002B6B43">
        <w:t>Giải pháp về cấp điện và máy lạnh</w:t>
      </w:r>
      <w:bookmarkEnd w:id="75"/>
      <w:bookmarkEnd w:id="76"/>
      <w:bookmarkEnd w:id="77"/>
    </w:p>
    <w:p w14:paraId="5BF4D83A" w14:textId="77777777" w:rsidR="0008535D" w:rsidRPr="002B6B43" w:rsidRDefault="0008535D" w:rsidP="009C4E8D">
      <w:pPr>
        <w:pStyle w:val="00onvn"/>
      </w:pPr>
      <w:r w:rsidRPr="002B6B43">
        <w:t xml:space="preserve">Hệ thống điện sử dụng được lấy trực tiếp từ hệ thống điện </w:t>
      </w:r>
      <w:r w:rsidRPr="002B6B43">
        <w:rPr>
          <w:lang w:val="en-US"/>
        </w:rPr>
        <w:t>tỉnh</w:t>
      </w:r>
      <w:r w:rsidRPr="002B6B43">
        <w:t xml:space="preserve"> đảm bảo cho tất cả các trang thiết bị trong tòa nhà có thể hoạt động bình. Điện năng phải bảo đảm</w:t>
      </w:r>
      <w:r w:rsidRPr="002B6B43">
        <w:rPr>
          <w:lang w:val="en-US"/>
        </w:rPr>
        <w:t xml:space="preserve"> cho hệ thống đèn chiếu sáng</w:t>
      </w:r>
      <w:r w:rsidRPr="002B6B43">
        <w:t>, hệ thống lạnh có thể hoạt động liên tục.</w:t>
      </w:r>
    </w:p>
    <w:p w14:paraId="5B180887" w14:textId="77777777" w:rsidR="0008535D" w:rsidRPr="002B6B43" w:rsidRDefault="0008535D" w:rsidP="009C4E8D">
      <w:pPr>
        <w:pStyle w:val="00onvn"/>
      </w:pPr>
      <w:r w:rsidRPr="002B6B43">
        <w:t>Hệ thống điện được thiết kế đúng theo tiêu chuẩn Việt Nam  cho công trình dân dụng, dễ bảo quản, sửa chữa, khai thác và sử dụng an toàn, tiết kiệm nằng lượng.</w:t>
      </w:r>
    </w:p>
    <w:p w14:paraId="440C0C9E" w14:textId="77777777" w:rsidR="0008535D" w:rsidRPr="002B6B43" w:rsidRDefault="0008535D" w:rsidP="009C4E8D">
      <w:pPr>
        <w:pStyle w:val="001Tiumc1"/>
      </w:pPr>
      <w:bookmarkStart w:id="78" w:name="_Toc445542576"/>
      <w:bookmarkStart w:id="79" w:name="_Toc530483254"/>
      <w:bookmarkStart w:id="80" w:name="_Toc44590572"/>
      <w:r w:rsidRPr="002B6B43">
        <w:t>Giải pháp cấp - thoát nước và phòng hỏa cho công trình</w:t>
      </w:r>
      <w:bookmarkEnd w:id="78"/>
      <w:bookmarkEnd w:id="79"/>
      <w:bookmarkEnd w:id="80"/>
    </w:p>
    <w:p w14:paraId="1D4CE09E" w14:textId="77777777" w:rsidR="0008535D" w:rsidRPr="002B6B43" w:rsidRDefault="0008535D" w:rsidP="009C4E8D">
      <w:pPr>
        <w:pStyle w:val="002Tiumc2"/>
      </w:pPr>
      <w:bookmarkStart w:id="81" w:name="_Toc44590573"/>
      <w:r w:rsidRPr="002B6B43">
        <w:t>Hệ thống cấp nước</w:t>
      </w:r>
      <w:bookmarkEnd w:id="81"/>
    </w:p>
    <w:p w14:paraId="2951D15C" w14:textId="77777777" w:rsidR="0008535D" w:rsidRPr="009C4E8D" w:rsidRDefault="0008535D" w:rsidP="009C4E8D">
      <w:pPr>
        <w:pStyle w:val="00onvn"/>
      </w:pPr>
      <w:r w:rsidRPr="002B6B43">
        <w:t xml:space="preserve">Nước </w:t>
      </w:r>
      <w:r w:rsidRPr="009C4E8D">
        <w:t>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2D98698" w14:textId="77777777" w:rsidR="0008535D" w:rsidRPr="002B6B43" w:rsidRDefault="0008535D" w:rsidP="009C4E8D">
      <w:pPr>
        <w:pStyle w:val="002Tiumc2"/>
      </w:pPr>
      <w:bookmarkStart w:id="82" w:name="_Toc44590574"/>
      <w:r w:rsidRPr="002B6B43">
        <w:t>Hệ thống thoát nước</w:t>
      </w:r>
      <w:bookmarkEnd w:id="82"/>
    </w:p>
    <w:p w14:paraId="2E0D5CB2" w14:textId="77777777" w:rsidR="0008535D" w:rsidRPr="002B6B43" w:rsidRDefault="0008535D" w:rsidP="009C4E8D">
      <w:pPr>
        <w:pStyle w:val="00onvn"/>
      </w:pPr>
      <w:r w:rsidRPr="002B6B43">
        <w:lastRenderedPageBreak/>
        <w:t xml:space="preserve">Việc thoát nước mưa được thực hiện bằng hệ thống ống </w:t>
      </w:r>
      <w:r w:rsidRPr="002B6B43">
        <w:rPr>
          <w:lang w:val="en-US"/>
        </w:rPr>
        <w:t>PVC</w:t>
      </w:r>
      <w:r w:rsidRPr="002B6B43">
        <w:t xml:space="preserve">, </w:t>
      </w:r>
      <w:r w:rsidRPr="002B6B43">
        <w:sym w:font="Symbol" w:char="F066"/>
      </w:r>
      <w:r w:rsidRPr="002B6B43">
        <w:rPr>
          <w:lang w:val="en-US"/>
        </w:rPr>
        <w:t>60</w:t>
      </w:r>
      <w:r w:rsidRPr="002B6B43">
        <w:t>-120, đặt trong hộp đường ống kỹ thuật nối từ mái xuống đất và có đường dẫn ra hệ thống thoát nước đô thị.</w:t>
      </w:r>
    </w:p>
    <w:p w14:paraId="51A9EC95" w14:textId="77777777" w:rsidR="0008535D" w:rsidRPr="002B6B43" w:rsidRDefault="0008535D" w:rsidP="009C4E8D">
      <w:pPr>
        <w:pStyle w:val="00onvn"/>
        <w:rPr>
          <w:lang w:val="en-US"/>
        </w:rPr>
      </w:pPr>
      <w:r w:rsidRPr="002B6B43">
        <w:t xml:space="preserve"> Nước thải sinh </w:t>
      </w:r>
      <w:r w:rsidRPr="009C4E8D">
        <w:t>hoạt sẽ được trực tiếp dẫn xuống vào các hồ chứa nước thải và bể tự hoại, sau đó được xử lý và bơm ra trực</w:t>
      </w:r>
      <w:r w:rsidRPr="002B6B43">
        <w:t xml:space="preserve"> tiếp cống thoát nước </w:t>
      </w:r>
      <w:r w:rsidRPr="002B6B43">
        <w:rPr>
          <w:lang w:val="en-US"/>
        </w:rPr>
        <w:t>công cộng.</w:t>
      </w:r>
    </w:p>
    <w:p w14:paraId="7EE5FAC0" w14:textId="77777777" w:rsidR="0008535D" w:rsidRPr="002B6B43" w:rsidRDefault="0008535D" w:rsidP="009C4E8D">
      <w:pPr>
        <w:pStyle w:val="001Tiumc1"/>
      </w:pPr>
      <w:bookmarkStart w:id="83" w:name="_Toc445542578"/>
      <w:bookmarkStart w:id="84" w:name="_Toc530483256"/>
      <w:bookmarkStart w:id="85" w:name="_Toc44590575"/>
      <w:r w:rsidRPr="002B6B43">
        <w:t>Địa điểm và đặc điểm nơi xây dựng công trình</w:t>
      </w:r>
      <w:bookmarkEnd w:id="83"/>
      <w:bookmarkEnd w:id="84"/>
      <w:bookmarkEnd w:id="85"/>
    </w:p>
    <w:p w14:paraId="57D183CC" w14:textId="77777777" w:rsidR="0008535D" w:rsidRPr="002B6B43" w:rsidRDefault="0008535D" w:rsidP="009C4E8D">
      <w:pPr>
        <w:pStyle w:val="002Tiumc2"/>
      </w:pPr>
      <w:bookmarkStart w:id="86" w:name="_Toc445542579"/>
      <w:bookmarkStart w:id="87" w:name="_Toc44590576"/>
      <w:r w:rsidRPr="002B6B43">
        <w:t>Địa điểm</w:t>
      </w:r>
      <w:bookmarkEnd w:id="86"/>
      <w:bookmarkEnd w:id="87"/>
    </w:p>
    <w:p w14:paraId="1BBA0041" w14:textId="34FE4D99" w:rsidR="0008535D" w:rsidRPr="00CD03CF" w:rsidRDefault="0008535D" w:rsidP="009C4E8D">
      <w:pPr>
        <w:pStyle w:val="00onvn"/>
        <w:rPr>
          <w:lang w:val="en-US"/>
        </w:rPr>
      </w:pPr>
      <w:r w:rsidRPr="002B6B43">
        <w:t xml:space="preserve">Địa chỉ: </w:t>
      </w:r>
      <w:bookmarkStart w:id="88" w:name="_Toc445542580"/>
      <w:r w:rsidRPr="002B6B43">
        <w:t>Xã Tân Ân - Huyện Ngọc Hiển - Tỉnh Cà Mau</w:t>
      </w:r>
      <w:r w:rsidR="00CD03CF">
        <w:rPr>
          <w:lang w:val="en-US"/>
        </w:rPr>
        <w:t>.</w:t>
      </w:r>
    </w:p>
    <w:p w14:paraId="49A87A9B" w14:textId="77777777" w:rsidR="0008535D" w:rsidRPr="002B6B43" w:rsidRDefault="0008535D" w:rsidP="00CD03CF">
      <w:pPr>
        <w:pStyle w:val="002Tiumc2"/>
      </w:pPr>
      <w:bookmarkStart w:id="89" w:name="_Toc44590577"/>
      <w:r w:rsidRPr="002B6B43">
        <w:t>Đặc điểm khí hậu</w:t>
      </w:r>
      <w:bookmarkEnd w:id="88"/>
      <w:bookmarkEnd w:id="89"/>
    </w:p>
    <w:p w14:paraId="5F74609A" w14:textId="77777777" w:rsidR="0008535D" w:rsidRPr="002B6B43" w:rsidRDefault="0008535D" w:rsidP="00D4618E">
      <w:pPr>
        <w:pStyle w:val="00onvn"/>
      </w:pPr>
      <w:r w:rsidRPr="002B6B43">
        <w:rPr>
          <w:lang w:val="en-US"/>
        </w:rPr>
        <w:t>Tỉnh</w:t>
      </w:r>
      <w:r w:rsidRPr="002B6B43">
        <w:t xml:space="preserve"> </w:t>
      </w:r>
      <w:r w:rsidRPr="002B6B43">
        <w:rPr>
          <w:lang w:val="en-US"/>
        </w:rPr>
        <w:t>Cà Mau</w:t>
      </w:r>
      <w:r w:rsidRPr="002B6B43">
        <w:t xml:space="preserve"> nằm trong vùng nhiệt đới gió mùa ẩm với các đặc trưng của vùng khí hậu miền </w:t>
      </w:r>
      <w:r w:rsidRPr="002B6B43">
        <w:rPr>
          <w:lang w:val="en-US"/>
        </w:rPr>
        <w:t>Tây</w:t>
      </w:r>
      <w:r w:rsidRPr="002B6B43">
        <w:t xml:space="preserve"> Nam Bộ, chia thành 2 mùa rõ rệt:</w:t>
      </w:r>
    </w:p>
    <w:p w14:paraId="0EAADB0D" w14:textId="77777777" w:rsidR="0008535D" w:rsidRPr="002B6B43" w:rsidRDefault="0008535D" w:rsidP="00D4618E">
      <w:pPr>
        <w:pStyle w:val="00onvn"/>
      </w:pPr>
      <w:r w:rsidRPr="002B6B43">
        <w:t>Mùa mưa</w:t>
      </w:r>
      <w:r w:rsidRPr="002B6B43">
        <w:rPr>
          <w:lang w:val="en-US"/>
        </w:rPr>
        <w:t xml:space="preserve"> t</w:t>
      </w:r>
      <w:r w:rsidRPr="002B6B43">
        <w:t>ừ tháng 5 đến tháng 11 có</w:t>
      </w:r>
      <w:r w:rsidRPr="002B6B43">
        <w:rPr>
          <w:lang w:val="en-US"/>
        </w:rPr>
        <w:t>, m</w:t>
      </w:r>
      <w:r w:rsidRPr="002B6B43">
        <w:t>ùa khô: từ tháng 12 đến tháng 4</w:t>
      </w:r>
    </w:p>
    <w:p w14:paraId="4BA232CD" w14:textId="77777777" w:rsidR="0008535D" w:rsidRPr="002B6B43" w:rsidRDefault="0008535D" w:rsidP="00D4618E">
      <w:pPr>
        <w:pStyle w:val="00onvn"/>
        <w:rPr>
          <w:lang w:val="en-US"/>
        </w:rPr>
      </w:pPr>
      <w:r w:rsidRPr="002B6B43">
        <w:t>Nhiệt độ trung bình:</w:t>
      </w:r>
      <w:r w:rsidRPr="002B6B43">
        <w:tab/>
        <w:t>2</w:t>
      </w:r>
      <w:r w:rsidRPr="002B6B43">
        <w:rPr>
          <w:lang w:val="en-US"/>
        </w:rPr>
        <w:t>6,6</w:t>
      </w:r>
      <w:r w:rsidRPr="002B6B43">
        <w:rPr>
          <w:vertAlign w:val="superscript"/>
        </w:rPr>
        <w:t>o</w:t>
      </w:r>
      <w:r w:rsidRPr="002B6B43">
        <w:t>C</w:t>
      </w:r>
      <w:r w:rsidRPr="002B6B43">
        <w:rPr>
          <w:lang w:val="en-US"/>
        </w:rPr>
        <w:t xml:space="preserve"> - </w:t>
      </w:r>
      <w:r w:rsidRPr="002B6B43">
        <w:t>2</w:t>
      </w:r>
      <w:r w:rsidRPr="002B6B43">
        <w:rPr>
          <w:lang w:val="en-US"/>
        </w:rPr>
        <w:t>7,7</w:t>
      </w:r>
      <w:r w:rsidRPr="002B6B43">
        <w:rPr>
          <w:vertAlign w:val="superscript"/>
        </w:rPr>
        <w:t>o</w:t>
      </w:r>
      <w:r w:rsidRPr="002B6B43">
        <w:t>C</w:t>
      </w:r>
    </w:p>
    <w:p w14:paraId="2883BB57" w14:textId="77777777" w:rsidR="0008535D" w:rsidRPr="002B6B43" w:rsidRDefault="0008535D" w:rsidP="00D4618E">
      <w:pPr>
        <w:pStyle w:val="00onvn"/>
        <w:rPr>
          <w:lang w:val="en-US"/>
        </w:rPr>
      </w:pPr>
      <w:r w:rsidRPr="002B6B43">
        <w:t>Nhiệt độ</w:t>
      </w:r>
      <w:r w:rsidRPr="002B6B43">
        <w:rPr>
          <w:lang w:val="en-US"/>
        </w:rPr>
        <w:t xml:space="preserve"> </w:t>
      </w:r>
      <w:r w:rsidRPr="002B6B43">
        <w:t>trung bình thấp nhất:</w:t>
      </w:r>
      <w:r w:rsidRPr="002B6B43">
        <w:tab/>
        <w:t>2</w:t>
      </w:r>
      <w:r w:rsidRPr="002B6B43">
        <w:rPr>
          <w:lang w:val="en-US"/>
        </w:rPr>
        <w:t>5,6</w:t>
      </w:r>
      <w:r w:rsidRPr="002B6B43">
        <w:rPr>
          <w:vertAlign w:val="superscript"/>
        </w:rPr>
        <w:t>o</w:t>
      </w:r>
      <w:r w:rsidRPr="002B6B43">
        <w:t>C</w:t>
      </w:r>
      <w:r w:rsidRPr="002B6B43">
        <w:rPr>
          <w:lang w:val="en-US"/>
        </w:rPr>
        <w:t xml:space="preserve"> vào tháng 1</w:t>
      </w:r>
    </w:p>
    <w:p w14:paraId="60B6BC6A" w14:textId="77777777" w:rsidR="0008535D" w:rsidRPr="002B6B43" w:rsidRDefault="0008535D" w:rsidP="00D4618E">
      <w:pPr>
        <w:pStyle w:val="00onvn"/>
      </w:pPr>
      <w:r w:rsidRPr="002B6B43">
        <w:t xml:space="preserve">Nhiệt độ trung bình </w:t>
      </w:r>
      <w:r w:rsidRPr="002B6B43">
        <w:rPr>
          <w:lang w:val="en-US"/>
        </w:rPr>
        <w:t xml:space="preserve"> </w:t>
      </w:r>
      <w:r w:rsidRPr="002B6B43">
        <w:t>cao nhất:</w:t>
      </w:r>
      <w:r w:rsidRPr="002B6B43">
        <w:tab/>
      </w:r>
      <w:r w:rsidRPr="002B6B43">
        <w:rPr>
          <w:lang w:val="en-US"/>
        </w:rPr>
        <w:t>29,7</w:t>
      </w:r>
      <w:r w:rsidRPr="002B6B43">
        <w:rPr>
          <w:vertAlign w:val="superscript"/>
        </w:rPr>
        <w:t>o</w:t>
      </w:r>
      <w:r w:rsidRPr="002B6B43">
        <w:t>C</w:t>
      </w:r>
    </w:p>
    <w:p w14:paraId="5D67171B" w14:textId="77777777" w:rsidR="0008535D" w:rsidRPr="002B6B43" w:rsidRDefault="0008535D" w:rsidP="00D4618E">
      <w:pPr>
        <w:pStyle w:val="00onvn"/>
      </w:pPr>
      <w:r w:rsidRPr="002B6B43">
        <w:t xml:space="preserve">Lượng mưa trung bình: </w:t>
      </w:r>
      <w:r w:rsidRPr="002B6B43">
        <w:tab/>
      </w:r>
      <w:r w:rsidRPr="002B6B43">
        <w:rPr>
          <w:lang w:val="en-US"/>
        </w:rPr>
        <w:t>200</w:t>
      </w:r>
      <w:r w:rsidRPr="002B6B43">
        <w:t xml:space="preserve"> mm </w:t>
      </w:r>
      <w:r w:rsidRPr="002B6B43">
        <w:rPr>
          <w:lang w:val="en-US"/>
        </w:rPr>
        <w:t>– 400 mm</w:t>
      </w:r>
    </w:p>
    <w:p w14:paraId="56EE5687" w14:textId="77777777" w:rsidR="0008535D" w:rsidRPr="002B6B43" w:rsidRDefault="0008535D" w:rsidP="00D4618E">
      <w:pPr>
        <w:pStyle w:val="00onvn"/>
      </w:pPr>
      <w:r w:rsidRPr="002B6B43">
        <w:t>Độ ẩm tương đối trung bình:</w:t>
      </w:r>
      <w:r w:rsidRPr="002B6B43">
        <w:tab/>
      </w:r>
      <w:r w:rsidRPr="002B6B43">
        <w:rPr>
          <w:lang w:val="en-US"/>
        </w:rPr>
        <w:t>83</w:t>
      </w:r>
      <w:r w:rsidRPr="002B6B43">
        <w:t>%</w:t>
      </w:r>
    </w:p>
    <w:p w14:paraId="107A4C37" w14:textId="77777777" w:rsidR="0008535D" w:rsidRPr="002B6B43" w:rsidRDefault="0008535D" w:rsidP="00D4618E">
      <w:pPr>
        <w:pStyle w:val="00onvn"/>
        <w:rPr>
          <w:lang w:val="en-US"/>
        </w:rPr>
      </w:pPr>
      <w:r w:rsidRPr="002B6B43">
        <w:t>Độ ẩm tương đối thấp nhất:</w:t>
      </w:r>
      <w:r w:rsidRPr="002B6B43">
        <w:tab/>
      </w:r>
      <w:r w:rsidRPr="002B6B43">
        <w:rPr>
          <w:lang w:val="en-US"/>
        </w:rPr>
        <w:t>50</w:t>
      </w:r>
      <w:r w:rsidRPr="002B6B43">
        <w:t>%</w:t>
      </w:r>
      <w:r w:rsidRPr="002B6B43">
        <w:rPr>
          <w:lang w:val="en-US"/>
        </w:rPr>
        <w:t xml:space="preserve"> vào tháng 3</w:t>
      </w:r>
    </w:p>
    <w:p w14:paraId="3ECAA549" w14:textId="77777777" w:rsidR="0008535D" w:rsidRPr="002B6B43" w:rsidRDefault="0008535D" w:rsidP="00D4618E">
      <w:pPr>
        <w:pStyle w:val="00onvn"/>
        <w:rPr>
          <w:lang w:val="en-US"/>
        </w:rPr>
      </w:pPr>
      <w:r w:rsidRPr="002B6B43">
        <w:t>Lượng bốc hơi trung bình:</w:t>
      </w:r>
      <w:r w:rsidRPr="002B6B43">
        <w:tab/>
      </w:r>
      <w:r w:rsidRPr="002B6B43">
        <w:rPr>
          <w:lang w:val="en-US"/>
        </w:rPr>
        <w:t>1000</w:t>
      </w:r>
      <w:r w:rsidRPr="002B6B43">
        <w:t xml:space="preserve"> mm/</w:t>
      </w:r>
      <w:r w:rsidRPr="002B6B43">
        <w:rPr>
          <w:lang w:val="en-US"/>
        </w:rPr>
        <w:t>năm</w:t>
      </w:r>
    </w:p>
    <w:p w14:paraId="7F33AA0C" w14:textId="77777777" w:rsidR="0008535D" w:rsidRPr="002B6B43" w:rsidRDefault="0008535D" w:rsidP="00D4618E">
      <w:pPr>
        <w:pStyle w:val="00onvn"/>
      </w:pPr>
      <w:r w:rsidRPr="002B6B43">
        <w:t>Gió thổi mạnh vào mùa mưa từ tháng 5 đến tháng 11, ngoài ra còn có gió Đông Bắc thổi nhẹ.</w:t>
      </w:r>
    </w:p>
    <w:p w14:paraId="7C0F87F7" w14:textId="47D874A3" w:rsidR="0008535D" w:rsidRPr="002B6B43" w:rsidRDefault="0008535D" w:rsidP="00D4618E">
      <w:pPr>
        <w:pStyle w:val="00onvn"/>
      </w:pPr>
      <w:r w:rsidRPr="002B6B43">
        <w:t xml:space="preserve">Khu vực thành phố </w:t>
      </w:r>
      <w:r w:rsidR="00D4618E">
        <w:rPr>
          <w:lang w:val="en-US"/>
        </w:rPr>
        <w:t>Cà Mau</w:t>
      </w:r>
      <w:r w:rsidRPr="002B6B43">
        <w:t xml:space="preserve"> rất ít chịu ảnh hưởng của gió bão.</w:t>
      </w:r>
      <w:bookmarkStart w:id="90" w:name="_Toc445542581"/>
    </w:p>
    <w:p w14:paraId="7AE00770" w14:textId="77777777" w:rsidR="0008535D" w:rsidRPr="002B6B43" w:rsidRDefault="0008535D" w:rsidP="00D4618E">
      <w:pPr>
        <w:pStyle w:val="00onvn"/>
      </w:pPr>
      <w:r w:rsidRPr="002B6B43">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7F8A4580" w14:textId="77777777" w:rsidR="0008535D" w:rsidRPr="002B6B43" w:rsidRDefault="0008535D" w:rsidP="00D4618E">
      <w:pPr>
        <w:pStyle w:val="002Tiumc2"/>
      </w:pPr>
      <w:bookmarkStart w:id="91" w:name="_Toc44590578"/>
      <w:r w:rsidRPr="002B6B43">
        <w:t>Đặc điểm địa chất công trình và địa chất thủy văn</w:t>
      </w:r>
      <w:bookmarkEnd w:id="90"/>
      <w:bookmarkEnd w:id="91"/>
    </w:p>
    <w:p w14:paraId="76993C67" w14:textId="77777777" w:rsidR="0008535D" w:rsidRPr="002B6B43" w:rsidRDefault="0008535D" w:rsidP="00D4618E">
      <w:pPr>
        <w:pStyle w:val="00onvn"/>
      </w:pPr>
      <w:r w:rsidRPr="002B6B43">
        <w:t xml:space="preserve">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w:t>
      </w:r>
      <w:r w:rsidRPr="002B6B43">
        <w:lastRenderedPageBreak/>
        <w:t>mạnh bởi hệ thống sông rạch tự nhiên và kênh mương chằng chịt, có nhiều con sông rất rộng, thường xuyên ngập triều biển.</w:t>
      </w:r>
    </w:p>
    <w:p w14:paraId="6FAF33D3" w14:textId="77777777" w:rsidR="0008535D" w:rsidRPr="002B6B43" w:rsidRDefault="0008535D" w:rsidP="00D4618E">
      <w:pPr>
        <w:pStyle w:val="00onvn"/>
      </w:pPr>
      <w:r w:rsidRPr="002B6B43">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2F6421F6" w14:textId="77777777" w:rsidR="0008535D" w:rsidRPr="002B6B43" w:rsidRDefault="0008535D" w:rsidP="00D4618E">
      <w:pPr>
        <w:pStyle w:val="002Tiumc2"/>
      </w:pPr>
      <w:bookmarkStart w:id="92" w:name="_Toc445542582"/>
      <w:bookmarkStart w:id="93" w:name="_Toc44590579"/>
      <w:r w:rsidRPr="002B6B43">
        <w:t>Đặc điểm địa hình địa vật nơi xây dựng công trình</w:t>
      </w:r>
      <w:bookmarkEnd w:id="92"/>
      <w:bookmarkEnd w:id="93"/>
    </w:p>
    <w:p w14:paraId="2F779B08" w14:textId="77777777" w:rsidR="0008535D" w:rsidRPr="002B6B43" w:rsidRDefault="0008535D" w:rsidP="00D4618E">
      <w:pPr>
        <w:pStyle w:val="00onvn"/>
      </w:pPr>
      <w:r w:rsidRPr="002B6B43">
        <w:t>Nhìn chung địa hình tương đối bằng phẳng thích hợp cho việc xây dựng công trình.</w:t>
      </w:r>
    </w:p>
    <w:p w14:paraId="1A835262" w14:textId="77777777" w:rsidR="0008535D" w:rsidRPr="002B6B43" w:rsidRDefault="0008535D" w:rsidP="00D4618E">
      <w:pPr>
        <w:pStyle w:val="00onvn"/>
      </w:pPr>
    </w:p>
    <w:p w14:paraId="3AFC303A" w14:textId="77777777" w:rsidR="0008535D" w:rsidRPr="00F23AB3" w:rsidRDefault="0008535D" w:rsidP="00D4618E">
      <w:pPr>
        <w:pStyle w:val="00onvn"/>
      </w:pPr>
    </w:p>
    <w:p w14:paraId="3C551B72" w14:textId="18B48773" w:rsidR="007303AC" w:rsidRPr="0008535D" w:rsidRDefault="007303AC" w:rsidP="00D4618E">
      <w:pPr>
        <w:pStyle w:val="00onvn"/>
      </w:pPr>
    </w:p>
    <w:sectPr w:rsidR="007303AC" w:rsidRPr="0008535D" w:rsidSect="00D95C47">
      <w:headerReference w:type="even" r:id="rId13"/>
      <w:headerReference w:type="default" r:id="rId14"/>
      <w:footerReference w:type="even" r:id="rId15"/>
      <w:footerReference w:type="default" r:id="rId16"/>
      <w:headerReference w:type="first" r:id="rId17"/>
      <w:footerReference w:type="first" r:id="rId18"/>
      <w:pgSz w:w="11907" w:h="16840" w:code="9"/>
      <w:pgMar w:top="1701" w:right="1134" w:bottom="1701"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1DAA5" w14:textId="77777777" w:rsidR="00E3439D" w:rsidRDefault="00E3439D" w:rsidP="00B708E2">
      <w:pPr>
        <w:spacing w:line="240" w:lineRule="auto"/>
      </w:pPr>
      <w:r>
        <w:separator/>
      </w:r>
    </w:p>
    <w:p w14:paraId="7CADCEC5" w14:textId="77777777" w:rsidR="00E3439D" w:rsidRDefault="00E3439D"/>
  </w:endnote>
  <w:endnote w:type="continuationSeparator" w:id="0">
    <w:p w14:paraId="2E8321F0" w14:textId="77777777" w:rsidR="00E3439D" w:rsidRDefault="00E3439D" w:rsidP="00B708E2">
      <w:pPr>
        <w:spacing w:line="240" w:lineRule="auto"/>
      </w:pPr>
      <w:r>
        <w:continuationSeparator/>
      </w:r>
    </w:p>
    <w:p w14:paraId="77B9B094" w14:textId="77777777" w:rsidR="00E3439D" w:rsidRDefault="00E343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1C6" w14:textId="77777777" w:rsidR="00D95C47" w:rsidRDefault="00D95C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2DB" w14:textId="03E1050D" w:rsidR="008B7B64" w:rsidRPr="008B7B64" w:rsidRDefault="008B7B64" w:rsidP="008B7B64">
    <w:pPr>
      <w:pBdr>
        <w:top w:val="thinThickSmallGap" w:sz="18" w:space="1" w:color="auto"/>
      </w:pBdr>
      <w:tabs>
        <w:tab w:val="center" w:pos="8931"/>
      </w:tabs>
      <w:ind w:right="139" w:firstLine="0"/>
      <w:rPr>
        <w:noProof/>
        <w:lang w:val="en-US"/>
      </w:rPr>
    </w:pPr>
    <w:r w:rsidRPr="008B7B64">
      <w:rPr>
        <w:i/>
        <w:iCs/>
        <w:lang w:val="en-US"/>
      </w:rPr>
      <w:t>SVTH: Cao Minh Thành</w:t>
    </w:r>
    <w:r>
      <w:tab/>
    </w:r>
    <w:r>
      <w:fldChar w:fldCharType="begin"/>
    </w:r>
    <w:r>
      <w:instrText xml:space="preserve"> PAGE   \* MERGEFORMAT </w:instrText>
    </w:r>
    <w:r>
      <w:fldChar w:fldCharType="separate"/>
    </w:r>
    <w:r>
      <w:t>9</w:t>
    </w:r>
    <w:r>
      <w:rPr>
        <w:noProof/>
      </w:rPr>
      <w:fldChar w:fldCharType="end"/>
    </w:r>
  </w:p>
  <w:p w14:paraId="0E35C5A9" w14:textId="77777777" w:rsidR="008B7B64" w:rsidRPr="00EA03FF" w:rsidRDefault="008B7B64" w:rsidP="008B7B64">
    <w:pPr>
      <w:tabs>
        <w:tab w:val="right" w:pos="8647"/>
      </w:tabs>
      <w:ind w:right="281"/>
      <w:rPr>
        <w:i/>
      </w:rPr>
    </w:pPr>
    <w:r>
      <w:tab/>
    </w:r>
  </w:p>
  <w:p w14:paraId="0DD5FD2F" w14:textId="77777777" w:rsidR="008B7B64" w:rsidRDefault="008B7B64" w:rsidP="008B7B64">
    <w:pPr>
      <w:ind w:firstLine="0"/>
    </w:pPr>
  </w:p>
  <w:p w14:paraId="4A7EA23F" w14:textId="77777777" w:rsidR="00115F73" w:rsidRDefault="00115F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D160" w14:textId="77777777" w:rsidR="00D95C47" w:rsidRDefault="00D95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39FD9" w14:textId="77777777" w:rsidR="00E3439D" w:rsidRDefault="00E3439D" w:rsidP="00B708E2">
      <w:pPr>
        <w:spacing w:line="240" w:lineRule="auto"/>
      </w:pPr>
      <w:r>
        <w:separator/>
      </w:r>
    </w:p>
    <w:p w14:paraId="45581096" w14:textId="77777777" w:rsidR="00E3439D" w:rsidRDefault="00E3439D"/>
  </w:footnote>
  <w:footnote w:type="continuationSeparator" w:id="0">
    <w:p w14:paraId="1D80A9DA" w14:textId="77777777" w:rsidR="00E3439D" w:rsidRDefault="00E3439D" w:rsidP="00B708E2">
      <w:pPr>
        <w:spacing w:line="240" w:lineRule="auto"/>
      </w:pPr>
      <w:r>
        <w:continuationSeparator/>
      </w:r>
    </w:p>
    <w:p w14:paraId="6C00D5BA" w14:textId="77777777" w:rsidR="00E3439D" w:rsidRDefault="00E343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284D" w14:textId="77777777" w:rsidR="00D95C47" w:rsidRDefault="00D95C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B6EC"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7F8F7B24"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6A8D840"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AF99D69" w14:textId="6B2E0239" w:rsidR="00115F73" w:rsidRPr="00D95C47" w:rsidRDefault="004A22BE" w:rsidP="0012468B">
    <w:pPr>
      <w:pBdr>
        <w:bottom w:val="thickThinSmallGap" w:sz="18" w:space="1" w:color="auto"/>
      </w:pBdr>
      <w:tabs>
        <w:tab w:val="left" w:pos="4170"/>
        <w:tab w:val="left" w:pos="5387"/>
        <w:tab w:val="right" w:pos="8789"/>
      </w:tabs>
      <w:ind w:right="17" w:firstLine="0"/>
      <w:rPr>
        <w:b/>
        <w:bCs/>
        <w:i/>
        <w:sz w:val="24"/>
        <w:lang w:val="en-US"/>
      </w:rPr>
    </w:pPr>
    <w:r w:rsidRPr="00D95C47">
      <w:rPr>
        <w:b/>
        <w:bCs/>
        <w:i/>
        <w:sz w:val="24"/>
        <w:lang w:val="en-US"/>
      </w:rPr>
      <w:fldChar w:fldCharType="begin"/>
    </w:r>
    <w:r w:rsidRPr="00D95C47">
      <w:rPr>
        <w:b/>
        <w:bCs/>
        <w:i/>
        <w:sz w:val="24"/>
        <w:lang w:val="en-US"/>
      </w:rPr>
      <w:instrText xml:space="preserve"> STYLEREF "001 Chương" \* MERGEFORMAT </w:instrText>
    </w:r>
    <w:r w:rsidRPr="00D95C47">
      <w:rPr>
        <w:b/>
        <w:bCs/>
        <w:i/>
        <w:sz w:val="24"/>
        <w:lang w:val="en-US"/>
      </w:rPr>
      <w:fldChar w:fldCharType="separate"/>
    </w:r>
    <w:r w:rsidR="00D95C47">
      <w:rPr>
        <w:b/>
        <w:bCs/>
        <w:i/>
        <w:noProof/>
        <w:sz w:val="24"/>
        <w:lang w:val="en-US"/>
      </w:rPr>
      <w:t>Chương 1. Tổng quan về kiến trúc công trình</w:t>
    </w:r>
    <w:r w:rsidRPr="00D95C47">
      <w:rPr>
        <w:b/>
        <w:bCs/>
        <w:i/>
        <w:sz w:val="24"/>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A2B7" w14:textId="77777777" w:rsidR="00D95C47" w:rsidRDefault="00D95C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044226"/>
    <w:multiLevelType w:val="multilevel"/>
    <w:tmpl w:val="546C048A"/>
    <w:name w:val="THÀNH"/>
    <w:lvl w:ilvl="0">
      <w:start w:val="1"/>
      <w:numFmt w:val="upperRoman"/>
      <w:pStyle w:val="000Phn"/>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pStyle w:val="010Bng"/>
      <w:suff w:val="space"/>
      <w:lvlText w:val="Bảng %2.%7."/>
      <w:lvlJc w:val="left"/>
      <w:pPr>
        <w:ind w:left="0" w:firstLine="0"/>
      </w:pPr>
      <w:rPr>
        <w:rFonts w:hint="default"/>
      </w:rPr>
    </w:lvl>
    <w:lvl w:ilvl="7">
      <w:start w:val="1"/>
      <w:numFmt w:val="decimal"/>
      <w:pStyle w:val="011Hnh"/>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3774BE"/>
    <w:multiLevelType w:val="hybridMultilevel"/>
    <w:tmpl w:val="44BEC196"/>
    <w:lvl w:ilvl="0" w:tplc="2B887A58">
      <w:start w:val="1"/>
      <w:numFmt w:val="bullet"/>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9E0DE6"/>
    <w:multiLevelType w:val="hybridMultilevel"/>
    <w:tmpl w:val="6D3C3A42"/>
    <w:lvl w:ilvl="0" w:tplc="CEA64110">
      <w:start w:val="1"/>
      <w:numFmt w:val="bullet"/>
      <w:pStyle w:val="00bDucng"/>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14"/>
  </w:num>
  <w:num w:numId="4">
    <w:abstractNumId w:val="8"/>
  </w:num>
  <w:num w:numId="5">
    <w:abstractNumId w:val="5"/>
  </w:num>
  <w:num w:numId="6">
    <w:abstractNumId w:val="10"/>
  </w:num>
  <w:num w:numId="7">
    <w:abstractNumId w:val="20"/>
  </w:num>
  <w:num w:numId="8">
    <w:abstractNumId w:val="13"/>
  </w:num>
  <w:num w:numId="9">
    <w:abstractNumId w:val="15"/>
  </w:num>
  <w:num w:numId="10">
    <w:abstractNumId w:val="18"/>
  </w:num>
  <w:num w:numId="11">
    <w:abstractNumId w:val="6"/>
  </w:num>
  <w:num w:numId="12">
    <w:abstractNumId w:val="21"/>
  </w:num>
  <w:num w:numId="13">
    <w:abstractNumId w:val="7"/>
  </w:num>
  <w:num w:numId="14">
    <w:abstractNumId w:val="12"/>
  </w:num>
  <w:num w:numId="15">
    <w:abstractNumId w:val="2"/>
  </w:num>
  <w:num w:numId="16">
    <w:abstractNumId w:val="4"/>
  </w:num>
  <w:num w:numId="17">
    <w:abstractNumId w:val="11"/>
  </w:num>
  <w:num w:numId="18">
    <w:abstractNumId w:val="0"/>
  </w:num>
  <w:num w:numId="19">
    <w:abstractNumId w:val="9"/>
  </w:num>
  <w:num w:numId="20">
    <w:abstractNumId w:val="17"/>
  </w:num>
  <w:num w:numId="21">
    <w:abstractNumId w:val="16"/>
  </w:num>
  <w:num w:numId="22">
    <w:abstractNumId w:val="19"/>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o Minh Thành">
    <w15:presenceInfo w15:providerId="Windows Live" w15:userId="3471b119325d41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80338"/>
    <w:rsid w:val="0008535D"/>
    <w:rsid w:val="00115F73"/>
    <w:rsid w:val="0012468B"/>
    <w:rsid w:val="001A6A1E"/>
    <w:rsid w:val="001D76FD"/>
    <w:rsid w:val="002633CB"/>
    <w:rsid w:val="003274C4"/>
    <w:rsid w:val="003772A3"/>
    <w:rsid w:val="003A48A4"/>
    <w:rsid w:val="003F0834"/>
    <w:rsid w:val="0045207F"/>
    <w:rsid w:val="004A22BE"/>
    <w:rsid w:val="005443D7"/>
    <w:rsid w:val="006730BB"/>
    <w:rsid w:val="006D5061"/>
    <w:rsid w:val="006E0B9C"/>
    <w:rsid w:val="007303AC"/>
    <w:rsid w:val="007D1531"/>
    <w:rsid w:val="007F1D62"/>
    <w:rsid w:val="007F5218"/>
    <w:rsid w:val="008746A3"/>
    <w:rsid w:val="00875AEB"/>
    <w:rsid w:val="008B282B"/>
    <w:rsid w:val="008B7B64"/>
    <w:rsid w:val="008D64AB"/>
    <w:rsid w:val="00910671"/>
    <w:rsid w:val="009B4778"/>
    <w:rsid w:val="009B56EF"/>
    <w:rsid w:val="009C4E8D"/>
    <w:rsid w:val="00A72E82"/>
    <w:rsid w:val="00A75BE8"/>
    <w:rsid w:val="00B26E51"/>
    <w:rsid w:val="00B708E2"/>
    <w:rsid w:val="00C056D2"/>
    <w:rsid w:val="00C7179C"/>
    <w:rsid w:val="00C76C72"/>
    <w:rsid w:val="00CD03CF"/>
    <w:rsid w:val="00D4618E"/>
    <w:rsid w:val="00D95C47"/>
    <w:rsid w:val="00DE1DC5"/>
    <w:rsid w:val="00DF068B"/>
    <w:rsid w:val="00E3439D"/>
    <w:rsid w:val="00E345D3"/>
    <w:rsid w:val="00F22C46"/>
    <w:rsid w:val="00F608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1D53"/>
  <w15:chartTrackingRefBased/>
  <w15:docId w15:val="{59FDC70D-DCF7-9D40-99BA-9F4978B3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vi-VN"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6A3"/>
    <w:pPr>
      <w:jc w:val="both"/>
    </w:pPr>
  </w:style>
  <w:style w:type="paragraph" w:styleId="Heading1">
    <w:name w:val="heading 1"/>
    <w:basedOn w:val="Normal"/>
    <w:next w:val="Normal"/>
    <w:link w:val="Heading1Char"/>
    <w:uiPriority w:val="9"/>
    <w:qFormat/>
    <w:rsid w:val="00B708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2"/>
    <w:rPr>
      <w:rFonts w:asciiTheme="majorHAnsi" w:eastAsiaTheme="majorEastAsia" w:hAnsiTheme="majorHAnsi" w:cstheme="majorBidi"/>
      <w:color w:val="2F5496" w:themeColor="accent1" w:themeShade="BF"/>
      <w:sz w:val="32"/>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1A6A1E"/>
    <w:pPr>
      <w:numPr>
        <w:ilvl w:val="1"/>
        <w:numId w:val="1"/>
      </w:numPr>
      <w:jc w:val="center"/>
    </w:pPr>
    <w:rPr>
      <w:b/>
      <w:caps/>
    </w:rPr>
  </w:style>
  <w:style w:type="paragraph" w:customStyle="1" w:styleId="000Phn">
    <w:name w:val="000 Phần"/>
    <w:basedOn w:val="Normal"/>
    <w:link w:val="000PhnChar"/>
    <w:qFormat/>
    <w:rsid w:val="007303AC"/>
    <w:pPr>
      <w:numPr>
        <w:numId w:val="1"/>
      </w:numPr>
      <w:jc w:val="center"/>
    </w:pPr>
    <w:rPr>
      <w:b/>
      <w:lang w:val="en-US"/>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1A6A1E"/>
    <w:rPr>
      <w:b/>
      <w:caps/>
    </w:rPr>
  </w:style>
  <w:style w:type="paragraph" w:customStyle="1" w:styleId="001Tiumc1">
    <w:name w:val="001 Tiểu mục 1"/>
    <w:basedOn w:val="Normal"/>
    <w:link w:val="001Tiumc1Char"/>
    <w:qFormat/>
    <w:rsid w:val="006730BB"/>
    <w:pPr>
      <w:numPr>
        <w:ilvl w:val="2"/>
        <w:numId w:val="1"/>
      </w:numPr>
    </w:pPr>
    <w:rPr>
      <w:b/>
      <w:lang w:val="en-US"/>
    </w:rPr>
  </w:style>
  <w:style w:type="character" w:customStyle="1" w:styleId="001Tiumc1Char">
    <w:name w:val="001 Tiểu mục 1 Char"/>
    <w:basedOn w:val="DefaultParagraphFont"/>
    <w:link w:val="001Tiumc1"/>
    <w:rsid w:val="00B708E2"/>
    <w:rPr>
      <w:b/>
      <w:lang w:val="en-US"/>
    </w:rPr>
  </w:style>
  <w:style w:type="paragraph" w:customStyle="1" w:styleId="002Tiumc2">
    <w:name w:val="002 Tiểu mục 2"/>
    <w:basedOn w:val="001Tiumc1"/>
    <w:link w:val="002Tiumc2Char"/>
    <w:qFormat/>
    <w:rsid w:val="006730BB"/>
    <w:pPr>
      <w:numPr>
        <w:ilvl w:val="3"/>
      </w:numPr>
    </w:pPr>
  </w:style>
  <w:style w:type="character" w:customStyle="1" w:styleId="002Tiumc2Char">
    <w:name w:val="002 Tiểu mục 2 Char"/>
    <w:basedOn w:val="001Tiumc1Char"/>
    <w:link w:val="002Tiumc2"/>
    <w:rsid w:val="003772A3"/>
    <w:rPr>
      <w:b/>
      <w:lang w:val="en-US"/>
    </w:rPr>
  </w:style>
  <w:style w:type="paragraph" w:customStyle="1" w:styleId="003Tiumc3">
    <w:name w:val="003 Tiểu mục 3"/>
    <w:basedOn w:val="002Tiumc2"/>
    <w:link w:val="003Tiumc3Char"/>
    <w:qFormat/>
    <w:rsid w:val="006730BB"/>
    <w:pPr>
      <w:numPr>
        <w:ilvl w:val="4"/>
      </w:numPr>
    </w:pPr>
  </w:style>
  <w:style w:type="character" w:customStyle="1" w:styleId="003Tiumc3Char">
    <w:name w:val="003 Tiểu mục 3 Char"/>
    <w:basedOn w:val="002Tiumc2Char"/>
    <w:link w:val="003Tiumc3"/>
    <w:rsid w:val="003772A3"/>
    <w:rPr>
      <w:b/>
      <w:lang w:val="en-US"/>
    </w:rPr>
  </w:style>
  <w:style w:type="paragraph" w:customStyle="1" w:styleId="004Tiumc4">
    <w:name w:val="004 Tiểu mục 4"/>
    <w:basedOn w:val="003Tiumc3"/>
    <w:link w:val="004Tiumc4Char"/>
    <w:qFormat/>
    <w:rsid w:val="00910671"/>
    <w:pPr>
      <w:numPr>
        <w:ilvl w:val="5"/>
      </w:numPr>
    </w:pPr>
  </w:style>
  <w:style w:type="character" w:customStyle="1" w:styleId="004Tiumc4Char">
    <w:name w:val="004 Tiểu mục 4 Char"/>
    <w:basedOn w:val="003Tiumc3Char"/>
    <w:link w:val="004Tiumc4"/>
    <w:rsid w:val="00910671"/>
    <w:rPr>
      <w:b/>
      <w:lang w:val="en-US"/>
    </w:rPr>
  </w:style>
  <w:style w:type="paragraph" w:styleId="Header">
    <w:name w:val="header"/>
    <w:basedOn w:val="Normal"/>
    <w:link w:val="HeaderChar"/>
    <w:uiPriority w:val="99"/>
    <w:unhideWhenUsed/>
    <w:rsid w:val="008746A3"/>
    <w:pPr>
      <w:tabs>
        <w:tab w:val="center" w:pos="4680"/>
        <w:tab w:val="right" w:pos="9360"/>
      </w:tabs>
      <w:spacing w:line="240" w:lineRule="auto"/>
    </w:pPr>
  </w:style>
  <w:style w:type="character" w:customStyle="1" w:styleId="Heading2Char">
    <w:name w:val="Heading 2 Char"/>
    <w:basedOn w:val="DefaultParagraphFont"/>
    <w:link w:val="Heading2"/>
    <w:uiPriority w:val="9"/>
    <w:semiHidden/>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08E2"/>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rsid w:val="008746A3"/>
  </w:style>
  <w:style w:type="paragraph" w:styleId="Footer">
    <w:name w:val="footer"/>
    <w:basedOn w:val="Normal"/>
    <w:link w:val="FooterChar"/>
    <w:uiPriority w:val="99"/>
    <w:unhideWhenUsed/>
    <w:rsid w:val="008746A3"/>
    <w:pPr>
      <w:tabs>
        <w:tab w:val="center" w:pos="4680"/>
        <w:tab w:val="right" w:pos="9360"/>
      </w:tabs>
      <w:spacing w:line="240" w:lineRule="auto"/>
    </w:pPr>
  </w:style>
  <w:style w:type="character" w:customStyle="1" w:styleId="FooterChar">
    <w:name w:val="Footer Char"/>
    <w:basedOn w:val="DefaultParagraphFont"/>
    <w:link w:val="Footer"/>
    <w:uiPriority w:val="99"/>
    <w:rsid w:val="008746A3"/>
  </w:style>
  <w:style w:type="paragraph" w:customStyle="1" w:styleId="010Bng">
    <w:name w:val="010 Bảng"/>
    <w:basedOn w:val="00onvn"/>
    <w:link w:val="010BngChar"/>
    <w:qFormat/>
    <w:rsid w:val="002633CB"/>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E345D3"/>
    <w:pPr>
      <w:numPr>
        <w:ilvl w:val="7"/>
      </w:numPr>
      <w:ind w:firstLine="720"/>
      <w:jc w:val="center"/>
    </w:pPr>
  </w:style>
  <w:style w:type="character" w:customStyle="1" w:styleId="011HnhChar">
    <w:name w:val="011 Hình Char"/>
    <w:basedOn w:val="010BngChar"/>
    <w:link w:val="011Hnh"/>
    <w:rsid w:val="00E345D3"/>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semiHidden/>
    <w:rsid w:val="00263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3CB"/>
    <w:rPr>
      <w:rFonts w:asciiTheme="majorHAnsi" w:eastAsiaTheme="majorEastAsia" w:hAnsiTheme="majorHAnsi" w:cstheme="majorBidi"/>
      <w:i/>
      <w:iCs/>
      <w:color w:val="272727" w:themeColor="text1" w:themeTint="D8"/>
      <w:sz w:val="21"/>
      <w:szCs w:val="21"/>
    </w:rPr>
  </w:style>
  <w:style w:type="paragraph" w:customStyle="1" w:styleId="00aDutr">
    <w:name w:val="00a Dấu trừ"/>
    <w:basedOn w:val="00bDucng"/>
    <w:qFormat/>
    <w:rsid w:val="0008535D"/>
    <w:pPr>
      <w:numPr>
        <w:numId w:val="14"/>
      </w:numPr>
    </w:pPr>
  </w:style>
  <w:style w:type="paragraph" w:customStyle="1" w:styleId="00bDucng">
    <w:name w:val="00b Dấu cộng"/>
    <w:basedOn w:val="Normal"/>
    <w:qFormat/>
    <w:rsid w:val="0008535D"/>
    <w:pPr>
      <w:numPr>
        <w:numId w:val="4"/>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653">
      <w:bodyDiv w:val="1"/>
      <w:marLeft w:val="0"/>
      <w:marRight w:val="0"/>
      <w:marTop w:val="0"/>
      <w:marBottom w:val="0"/>
      <w:divBdr>
        <w:top w:val="none" w:sz="0" w:space="0" w:color="auto"/>
        <w:left w:val="none" w:sz="0" w:space="0" w:color="auto"/>
        <w:bottom w:val="none" w:sz="0" w:space="0" w:color="auto"/>
        <w:right w:val="none" w:sz="0" w:space="0" w:color="auto"/>
      </w:divBdr>
    </w:div>
    <w:div w:id="1287352569">
      <w:bodyDiv w:val="1"/>
      <w:marLeft w:val="0"/>
      <w:marRight w:val="0"/>
      <w:marTop w:val="0"/>
      <w:marBottom w:val="0"/>
      <w:divBdr>
        <w:top w:val="none" w:sz="0" w:space="0" w:color="auto"/>
        <w:left w:val="none" w:sz="0" w:space="0" w:color="auto"/>
        <w:bottom w:val="none" w:sz="0" w:space="0" w:color="auto"/>
        <w:right w:val="none" w:sz="0" w:space="0" w:color="auto"/>
      </w:divBdr>
    </w:div>
    <w:div w:id="1831827347">
      <w:bodyDiv w:val="1"/>
      <w:marLeft w:val="0"/>
      <w:marRight w:val="0"/>
      <w:marTop w:val="0"/>
      <w:marBottom w:val="0"/>
      <w:divBdr>
        <w:top w:val="none" w:sz="0" w:space="0" w:color="auto"/>
        <w:left w:val="none" w:sz="0" w:space="0" w:color="auto"/>
        <w:bottom w:val="none" w:sz="0" w:space="0" w:color="auto"/>
        <w:right w:val="none" w:sz="0" w:space="0" w:color="auto"/>
      </w:divBdr>
    </w:div>
    <w:div w:id="193829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B9F52-1097-2541-A5EB-8FA30A6A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1633</Words>
  <Characters>9312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12</cp:revision>
  <dcterms:created xsi:type="dcterms:W3CDTF">2021-04-19T17:11:00Z</dcterms:created>
  <dcterms:modified xsi:type="dcterms:W3CDTF">2021-07-18T17:51:00Z</dcterms:modified>
</cp:coreProperties>
</file>